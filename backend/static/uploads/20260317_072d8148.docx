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48729">
      <w:pPr>
        <w:pStyle w:val="16"/>
        <w:pBdr>
          <w:bottom w:val="none" w:color="auto" w:sz="0" w:space="0"/>
        </w:pBdr>
        <w:jc w:val="center"/>
        <w:rPr>
          <w:sz w:val="36"/>
          <w:szCs w:val="36"/>
          <w:rPrChange w:id="1" w:author="燕子的WPS" w:date="2024-12-04T12:59:36Z">
            <w:rPr/>
          </w:rPrChange>
        </w:rPr>
        <w:pPrChange w:id="0" w:author="燕子的WPS" w:date="2024-12-04T12:58:46Z">
          <w:pPr>
            <w:pStyle w:val="16"/>
            <w:pBdr>
              <w:bottom w:val="none" w:color="auto" w:sz="0" w:space="0"/>
            </w:pBdr>
            <w:jc w:val="left"/>
          </w:pPr>
        </w:pPrChange>
      </w:pPr>
      <w:del w:id="2" w:author="燕子的WPS" w:date="2024-12-05T16:17:51Z">
        <w:r>
          <w:rPr>
            <w:sz w:val="36"/>
            <w:szCs w:val="36"/>
            <w:rPrChange w:id="3" w:author="燕子的WPS" w:date="2024-12-04T12:59:36Z">
              <w:rPr/>
            </w:rPrChange>
          </w:rPr>
          <w:delText>股东</w:delText>
        </w:r>
      </w:del>
      <w:ins w:id="4" w:author="燕子的WPS" w:date="2024-12-05T16:17:52Z">
        <w:r>
          <w:rPr>
            <w:rFonts w:hint="eastAsia"/>
            <w:sz w:val="36"/>
            <w:szCs w:val="36"/>
            <w:lang w:val="en-US" w:eastAsia="zh-CN"/>
          </w:rPr>
          <w:t>投资</w:t>
        </w:r>
      </w:ins>
      <w:r>
        <w:rPr>
          <w:sz w:val="36"/>
          <w:szCs w:val="36"/>
          <w:rPrChange w:id="5" w:author="燕子的WPS" w:date="2024-12-04T12:59:36Z">
            <w:rPr/>
          </w:rPrChange>
        </w:rPr>
        <w:t>协议</w:t>
      </w:r>
      <w:del w:id="6" w:author="燕子的WPS" w:date="2024-12-04T12:58:44Z">
        <w:r>
          <w:rPr>
            <w:sz w:val="36"/>
            <w:szCs w:val="36"/>
            <w:rPrChange w:id="7" w:author="燕子的WPS" w:date="2024-12-04T12:59:36Z">
              <w:rPr/>
            </w:rPrChange>
          </w:rPr>
          <w:delText>-美房宝上海</w:delText>
        </w:r>
      </w:del>
    </w:p>
    <w:p w14:paraId="5DE2B531">
      <w:pPr>
        <w:snapToGrid/>
        <w:spacing w:line="240" w:lineRule="auto"/>
        <w:rPr>
          <w:ins w:id="8" w:author="燕子的WPS" w:date="2024-12-04T12:59:49Z"/>
          <w:b/>
          <w:i w:val="0"/>
          <w:strike w:val="0"/>
          <w:spacing w:val="0"/>
          <w:u w:val="none"/>
        </w:rPr>
      </w:pPr>
      <w:r>
        <w:rPr>
          <w:b/>
          <w:i w:val="0"/>
          <w:strike w:val="0"/>
          <w:spacing w:val="0"/>
          <w:u w:val="none"/>
        </w:rPr>
        <w:t>甲方：</w:t>
      </w:r>
      <w:ins w:id="9" w:author="燕子的WPS" w:date="2024-12-06T14:05:55Z">
        <w:r>
          <w:rPr>
            <w:rFonts w:hint="eastAsia"/>
            <w:b/>
            <w:i w:val="0"/>
            <w:strike w:val="0"/>
            <w:spacing w:val="0"/>
            <w:u w:val="none"/>
          </w:rPr>
          <w:t>上海友席美房网络科技有限公司</w:t>
        </w:r>
      </w:ins>
      <w:r>
        <w:rPr>
          <w:b/>
          <w:i w:val="0"/>
          <w:strike w:val="0"/>
          <w:spacing w:val="0"/>
          <w:u w:val="none"/>
        </w:rPr>
        <w:t>（以下简称“甲方”）</w:t>
      </w:r>
    </w:p>
    <w:p w14:paraId="114FEA75">
      <w:pPr>
        <w:snapToGrid/>
        <w:spacing w:line="240" w:lineRule="auto"/>
        <w:rPr>
          <w:ins w:id="10" w:author="燕子的WPS" w:date="2024-12-04T12:59:57Z"/>
          <w:rFonts w:hint="eastAsia"/>
          <w:b/>
          <w:i w:val="0"/>
          <w:strike w:val="0"/>
          <w:spacing w:val="0"/>
          <w:u w:val="none"/>
          <w:lang w:val="en-US" w:eastAsia="zh-CN"/>
        </w:rPr>
      </w:pPr>
      <w:ins w:id="11" w:author="燕子的WPS" w:date="2024-12-04T13:00:14Z">
        <w:r>
          <w:rPr>
            <w:rFonts w:hint="eastAsia"/>
            <w:b/>
            <w:i w:val="0"/>
            <w:strike w:val="0"/>
            <w:spacing w:val="0"/>
            <w:u w:val="none"/>
            <w:lang w:val="en-US" w:eastAsia="zh-CN"/>
          </w:rPr>
          <w:t>统一</w:t>
        </w:r>
      </w:ins>
      <w:ins w:id="12" w:author="燕子的WPS" w:date="2024-12-04T13:00:15Z">
        <w:r>
          <w:rPr>
            <w:rFonts w:hint="eastAsia"/>
            <w:b/>
            <w:i w:val="0"/>
            <w:strike w:val="0"/>
            <w:spacing w:val="0"/>
            <w:u w:val="none"/>
            <w:lang w:val="en-US" w:eastAsia="zh-CN"/>
          </w:rPr>
          <w:t>社会</w:t>
        </w:r>
      </w:ins>
      <w:ins w:id="13" w:author="燕子的WPS" w:date="2024-12-04T13:00:17Z">
        <w:r>
          <w:rPr>
            <w:rFonts w:hint="eastAsia"/>
            <w:b/>
            <w:i w:val="0"/>
            <w:strike w:val="0"/>
            <w:spacing w:val="0"/>
            <w:u w:val="none"/>
            <w:lang w:val="en-US" w:eastAsia="zh-CN"/>
          </w:rPr>
          <w:t>信用</w:t>
        </w:r>
      </w:ins>
      <w:ins w:id="14" w:author="燕子的WPS" w:date="2024-12-04T13:00:19Z">
        <w:r>
          <w:rPr>
            <w:rFonts w:hint="eastAsia"/>
            <w:b/>
            <w:i w:val="0"/>
            <w:strike w:val="0"/>
            <w:spacing w:val="0"/>
            <w:u w:val="none"/>
            <w:lang w:val="en-US" w:eastAsia="zh-CN"/>
          </w:rPr>
          <w:t>代码</w:t>
        </w:r>
      </w:ins>
      <w:ins w:id="15" w:author="燕子的WPS" w:date="2024-12-04T12:59:56Z">
        <w:r>
          <w:rPr>
            <w:rFonts w:hint="eastAsia"/>
            <w:b/>
            <w:i w:val="0"/>
            <w:strike w:val="0"/>
            <w:spacing w:val="0"/>
            <w:u w:val="none"/>
            <w:lang w:val="en-US" w:eastAsia="zh-CN"/>
          </w:rPr>
          <w:t>：</w:t>
        </w:r>
      </w:ins>
    </w:p>
    <w:p w14:paraId="75440BF2">
      <w:pPr>
        <w:snapToGrid/>
        <w:spacing w:line="240" w:lineRule="auto"/>
        <w:rPr>
          <w:ins w:id="16" w:author="燕子的WPS" w:date="2024-12-04T13:00:31Z"/>
          <w:rFonts w:hint="eastAsia"/>
          <w:b/>
          <w:i w:val="0"/>
          <w:strike w:val="0"/>
          <w:spacing w:val="0"/>
          <w:u w:val="none"/>
          <w:lang w:val="en-US" w:eastAsia="zh-CN"/>
        </w:rPr>
      </w:pPr>
      <w:ins w:id="17" w:author="燕子的WPS" w:date="2024-12-04T13:00:06Z">
        <w:r>
          <w:rPr>
            <w:rFonts w:hint="eastAsia"/>
            <w:b/>
            <w:i w:val="0"/>
            <w:strike w:val="0"/>
            <w:spacing w:val="0"/>
            <w:u w:val="none"/>
            <w:lang w:val="en-US" w:eastAsia="zh-CN"/>
          </w:rPr>
          <w:t>法定</w:t>
        </w:r>
      </w:ins>
      <w:ins w:id="18" w:author="燕子的WPS" w:date="2024-12-04T13:00:08Z">
        <w:r>
          <w:rPr>
            <w:rFonts w:hint="eastAsia"/>
            <w:b/>
            <w:i w:val="0"/>
            <w:strike w:val="0"/>
            <w:spacing w:val="0"/>
            <w:u w:val="none"/>
            <w:lang w:val="en-US" w:eastAsia="zh-CN"/>
          </w:rPr>
          <w:t>代表人</w:t>
        </w:r>
      </w:ins>
      <w:ins w:id="19" w:author="燕子的WPS" w:date="2024-12-04T13:00:09Z">
        <w:r>
          <w:rPr>
            <w:rFonts w:hint="eastAsia"/>
            <w:b/>
            <w:i w:val="0"/>
            <w:strike w:val="0"/>
            <w:spacing w:val="0"/>
            <w:u w:val="none"/>
            <w:lang w:val="en-US" w:eastAsia="zh-CN"/>
          </w:rPr>
          <w:t>：</w:t>
        </w:r>
      </w:ins>
    </w:p>
    <w:p w14:paraId="473FF14F">
      <w:pPr>
        <w:snapToGrid/>
        <w:spacing w:line="240" w:lineRule="auto"/>
        <w:rPr>
          <w:ins w:id="20" w:author="燕子的WPS" w:date="2024-12-04T13:00:41Z"/>
          <w:rFonts w:hint="eastAsia"/>
          <w:b/>
          <w:i w:val="0"/>
          <w:strike w:val="0"/>
          <w:spacing w:val="0"/>
          <w:u w:val="none"/>
          <w:lang w:val="en-US" w:eastAsia="zh-CN"/>
        </w:rPr>
      </w:pPr>
      <w:ins w:id="21" w:author="燕子的WPS" w:date="2024-12-04T13:00:34Z">
        <w:r>
          <w:rPr>
            <w:rFonts w:hint="eastAsia"/>
            <w:b/>
            <w:i w:val="0"/>
            <w:strike w:val="0"/>
            <w:spacing w:val="0"/>
            <w:u w:val="none"/>
            <w:lang w:val="en-US" w:eastAsia="zh-CN"/>
          </w:rPr>
          <w:t>联系</w:t>
        </w:r>
      </w:ins>
      <w:ins w:id="22" w:author="燕子的WPS" w:date="2024-12-04T13:00:40Z">
        <w:r>
          <w:rPr>
            <w:rFonts w:hint="eastAsia"/>
            <w:b/>
            <w:i w:val="0"/>
            <w:strike w:val="0"/>
            <w:spacing w:val="0"/>
            <w:u w:val="none"/>
            <w:lang w:val="en-US" w:eastAsia="zh-CN"/>
          </w:rPr>
          <w:t>电话</w:t>
        </w:r>
      </w:ins>
      <w:ins w:id="23" w:author="燕子的WPS" w:date="2024-12-04T13:00:41Z">
        <w:r>
          <w:rPr>
            <w:rFonts w:hint="eastAsia"/>
            <w:b/>
            <w:i w:val="0"/>
            <w:strike w:val="0"/>
            <w:spacing w:val="0"/>
            <w:u w:val="none"/>
            <w:lang w:val="en-US" w:eastAsia="zh-CN"/>
          </w:rPr>
          <w:t>：</w:t>
        </w:r>
      </w:ins>
    </w:p>
    <w:p w14:paraId="5F6AF368">
      <w:pPr>
        <w:snapToGrid/>
        <w:spacing w:line="240" w:lineRule="auto"/>
        <w:rPr>
          <w:rFonts w:hint="default"/>
          <w:b/>
          <w:i w:val="0"/>
          <w:strike w:val="0"/>
          <w:spacing w:val="0"/>
          <w:u w:val="none"/>
          <w:lang w:val="en-US" w:eastAsia="zh-CN"/>
        </w:rPr>
      </w:pPr>
    </w:p>
    <w:p w14:paraId="33A6DC6B">
      <w:pPr>
        <w:snapToGrid/>
        <w:spacing w:line="240" w:lineRule="auto"/>
        <w:rPr>
          <w:ins w:id="24" w:author="燕子的WPS" w:date="2024-12-04T13:00:52Z"/>
          <w:b/>
          <w:i w:val="0"/>
          <w:strike w:val="0"/>
          <w:spacing w:val="0"/>
          <w:u w:val="none"/>
        </w:rPr>
      </w:pPr>
      <w:r>
        <w:rPr>
          <w:b/>
          <w:i w:val="0"/>
          <w:strike w:val="0"/>
          <w:spacing w:val="0"/>
          <w:u w:val="none"/>
        </w:rPr>
        <w:t>乙方：</w:t>
      </w:r>
      <w:ins w:id="25" w:author="燕子的WPS" w:date="2024-12-05T17:16:17Z">
        <w:r>
          <w:rPr>
            <w:rFonts w:hint="eastAsia"/>
            <w:b/>
            <w:i w:val="0"/>
            <w:strike w:val="0"/>
            <w:spacing w:val="0"/>
            <w:u w:val="none"/>
            <w:lang w:val="en-US" w:eastAsia="zh-CN"/>
          </w:rPr>
          <w:t>上海</w:t>
        </w:r>
      </w:ins>
      <w:ins w:id="26" w:author="燕子的WPS" w:date="2024-12-05T17:16:20Z">
        <w:r>
          <w:rPr>
            <w:rFonts w:hint="eastAsia"/>
            <w:b/>
            <w:i w:val="0"/>
            <w:strike w:val="0"/>
            <w:spacing w:val="0"/>
            <w:u w:val="none"/>
            <w:lang w:val="en-US" w:eastAsia="zh-CN"/>
          </w:rPr>
          <w:t>间客</w:t>
        </w:r>
      </w:ins>
      <w:ins w:id="27" w:author="燕子的WPS" w:date="2024-12-05T17:16:21Z">
        <w:r>
          <w:rPr>
            <w:rFonts w:hint="eastAsia"/>
            <w:b/>
            <w:i w:val="0"/>
            <w:strike w:val="0"/>
            <w:spacing w:val="0"/>
            <w:u w:val="none"/>
            <w:lang w:val="en-US" w:eastAsia="zh-CN"/>
          </w:rPr>
          <w:t>企业服务</w:t>
        </w:r>
      </w:ins>
      <w:ins w:id="28" w:author="燕子的WPS" w:date="2024-12-05T17:16:22Z">
        <w:r>
          <w:rPr>
            <w:rFonts w:hint="eastAsia"/>
            <w:b/>
            <w:i w:val="0"/>
            <w:strike w:val="0"/>
            <w:spacing w:val="0"/>
            <w:u w:val="none"/>
            <w:lang w:val="en-US" w:eastAsia="zh-CN"/>
          </w:rPr>
          <w:t>有限</w:t>
        </w:r>
      </w:ins>
      <w:ins w:id="29" w:author="燕子的WPS" w:date="2024-12-05T17:16:23Z">
        <w:r>
          <w:rPr>
            <w:rFonts w:hint="eastAsia"/>
            <w:b/>
            <w:i w:val="0"/>
            <w:strike w:val="0"/>
            <w:spacing w:val="0"/>
            <w:u w:val="none"/>
            <w:lang w:val="en-US" w:eastAsia="zh-CN"/>
          </w:rPr>
          <w:t>公司</w:t>
        </w:r>
      </w:ins>
      <w:del w:id="30" w:author="燕子的WPS" w:date="2024-12-05T16:33:40Z">
        <w:r>
          <w:rPr>
            <w:b/>
            <w:i w:val="0"/>
            <w:strike w:val="0"/>
            <w:spacing w:val="0"/>
            <w:u w:val="none"/>
          </w:rPr>
          <w:delText xml:space="preserve">间客 </w:delText>
        </w:r>
      </w:del>
      <w:r>
        <w:rPr>
          <w:b/>
          <w:i w:val="0"/>
          <w:strike w:val="0"/>
          <w:spacing w:val="0"/>
          <w:u w:val="none"/>
        </w:rPr>
        <w:t>（以下简称“乙方”）</w:t>
      </w:r>
    </w:p>
    <w:p w14:paraId="5220EC4E">
      <w:pPr>
        <w:snapToGrid/>
        <w:spacing w:line="240" w:lineRule="auto"/>
        <w:rPr>
          <w:ins w:id="31" w:author="燕子的WPS" w:date="2024-12-04T13:00:53Z"/>
          <w:rFonts w:hint="eastAsia"/>
          <w:b/>
          <w:i w:val="0"/>
          <w:strike w:val="0"/>
          <w:spacing w:val="0"/>
          <w:u w:val="none"/>
          <w:lang w:val="en-US" w:eastAsia="zh-CN"/>
        </w:rPr>
      </w:pPr>
      <w:ins w:id="32" w:author="燕子的WPS" w:date="2024-12-04T13:00:53Z">
        <w:r>
          <w:rPr>
            <w:rFonts w:hint="eastAsia"/>
            <w:b/>
            <w:i w:val="0"/>
            <w:strike w:val="0"/>
            <w:spacing w:val="0"/>
            <w:u w:val="none"/>
            <w:lang w:val="en-US" w:eastAsia="zh-CN"/>
          </w:rPr>
          <w:t>统一社会信用代码：</w:t>
        </w:r>
      </w:ins>
    </w:p>
    <w:p w14:paraId="3CD2ACF0">
      <w:pPr>
        <w:snapToGrid/>
        <w:spacing w:line="240" w:lineRule="auto"/>
        <w:rPr>
          <w:ins w:id="33" w:author="燕子的WPS" w:date="2024-12-04T13:00:53Z"/>
          <w:rFonts w:hint="eastAsia"/>
          <w:b/>
          <w:i w:val="0"/>
          <w:strike w:val="0"/>
          <w:spacing w:val="0"/>
          <w:u w:val="none"/>
          <w:lang w:val="en-US" w:eastAsia="zh-CN"/>
        </w:rPr>
      </w:pPr>
      <w:ins w:id="34" w:author="燕子的WPS" w:date="2024-12-04T13:00:53Z">
        <w:r>
          <w:rPr>
            <w:rFonts w:hint="eastAsia"/>
            <w:b/>
            <w:i w:val="0"/>
            <w:strike w:val="0"/>
            <w:spacing w:val="0"/>
            <w:u w:val="none"/>
            <w:lang w:val="en-US" w:eastAsia="zh-CN"/>
          </w:rPr>
          <w:t>法定代表人：</w:t>
        </w:r>
      </w:ins>
    </w:p>
    <w:p w14:paraId="0F006CBC">
      <w:pPr>
        <w:snapToGrid/>
        <w:spacing w:line="240" w:lineRule="auto"/>
        <w:rPr>
          <w:ins w:id="35" w:author="燕子的WPS" w:date="2024-12-04T13:00:53Z"/>
          <w:rFonts w:hint="eastAsia"/>
          <w:b/>
          <w:i w:val="0"/>
          <w:strike w:val="0"/>
          <w:spacing w:val="0"/>
          <w:u w:val="none"/>
          <w:lang w:val="en-US" w:eastAsia="zh-CN"/>
        </w:rPr>
      </w:pPr>
      <w:ins w:id="36" w:author="燕子的WPS" w:date="2024-12-04T13:00:53Z">
        <w:r>
          <w:rPr>
            <w:rFonts w:hint="eastAsia"/>
            <w:b/>
            <w:i w:val="0"/>
            <w:strike w:val="0"/>
            <w:spacing w:val="0"/>
            <w:u w:val="none"/>
            <w:lang w:val="en-US" w:eastAsia="zh-CN"/>
          </w:rPr>
          <w:t>联系电话：</w:t>
        </w:r>
      </w:ins>
    </w:p>
    <w:p w14:paraId="499F233D">
      <w:pPr>
        <w:snapToGrid/>
        <w:spacing w:line="240" w:lineRule="auto"/>
        <w:rPr>
          <w:b/>
          <w:i w:val="0"/>
          <w:strike w:val="0"/>
          <w:spacing w:val="0"/>
          <w:u w:val="none"/>
        </w:rPr>
      </w:pPr>
    </w:p>
    <w:p w14:paraId="0F760B73">
      <w:pPr>
        <w:snapToGrid/>
        <w:spacing w:line="360" w:lineRule="auto"/>
        <w:ind w:firstLine="440" w:firstLineChars="200"/>
        <w:pPrChange w:id="37" w:author="燕子的WPS" w:date="2024-12-05T10:39:31Z">
          <w:pPr>
            <w:snapToGrid/>
            <w:spacing w:line="240" w:lineRule="auto"/>
          </w:pPr>
        </w:pPrChange>
      </w:pPr>
      <w:ins w:id="38" w:author="燕子的WPS" w:date="2024-12-04T13:01:34Z">
        <w:r>
          <w:rPr>
            <w:rFonts w:hint="eastAsia"/>
            <w:i w:val="0"/>
            <w:strike w:val="0"/>
            <w:spacing w:val="0"/>
            <w:u w:val="none"/>
            <w:lang w:val="en-US" w:eastAsia="zh-CN"/>
          </w:rPr>
          <w:t>甲乙</w:t>
        </w:r>
      </w:ins>
      <w:r>
        <w:rPr>
          <w:i w:val="0"/>
          <w:strike w:val="0"/>
          <w:spacing w:val="0"/>
          <w:u w:val="none"/>
        </w:rPr>
        <w:t>双方拟共同出资设立一家公司（以下简称“</w:t>
      </w:r>
      <w:del w:id="39" w:author="燕子的WPS" w:date="2024-12-04T13:01:39Z">
        <w:r>
          <w:rPr>
            <w:rFonts w:hint="default"/>
            <w:i w:val="0"/>
            <w:strike w:val="0"/>
            <w:spacing w:val="0"/>
            <w:u w:val="none"/>
            <w:lang w:val="en-US"/>
          </w:rPr>
          <w:delText>合资</w:delText>
        </w:r>
      </w:del>
      <w:ins w:id="40" w:author="燕子的WPS" w:date="2024-12-04T13:01:40Z">
        <w:r>
          <w:rPr>
            <w:rFonts w:hint="eastAsia"/>
            <w:i w:val="0"/>
            <w:strike w:val="0"/>
            <w:spacing w:val="0"/>
            <w:u w:val="none"/>
            <w:lang w:val="en-US" w:eastAsia="zh-CN"/>
          </w:rPr>
          <w:t>目标</w:t>
        </w:r>
      </w:ins>
      <w:r>
        <w:rPr>
          <w:i w:val="0"/>
          <w:strike w:val="0"/>
          <w:spacing w:val="0"/>
          <w:u w:val="none"/>
        </w:rPr>
        <w:t>公司”），甲方以品牌、系统、运营支持等资源入股，乙方以</w:t>
      </w:r>
      <w:ins w:id="41" w:author="燕子的WPS" w:date="2024-12-04T13:02:22Z">
        <w:r>
          <w:rPr>
            <w:rFonts w:hint="eastAsia"/>
            <w:i w:val="0"/>
            <w:strike w:val="0"/>
            <w:spacing w:val="0"/>
            <w:u w:val="none"/>
            <w:lang w:val="en-US" w:eastAsia="zh-CN"/>
          </w:rPr>
          <w:t>商户</w:t>
        </w:r>
      </w:ins>
      <w:ins w:id="42" w:author="燕子的WPS" w:date="2024-12-04T13:02:23Z">
        <w:r>
          <w:rPr>
            <w:rFonts w:hint="eastAsia"/>
            <w:i w:val="0"/>
            <w:strike w:val="0"/>
            <w:spacing w:val="0"/>
            <w:u w:val="none"/>
            <w:lang w:val="en-US" w:eastAsia="zh-CN"/>
          </w:rPr>
          <w:t>资源</w:t>
        </w:r>
      </w:ins>
      <w:ins w:id="43" w:author="燕子的WPS" w:date="2024-12-04T13:02:24Z">
        <w:r>
          <w:rPr>
            <w:rFonts w:hint="eastAsia"/>
            <w:i w:val="0"/>
            <w:strike w:val="0"/>
            <w:spacing w:val="0"/>
            <w:u w:val="none"/>
            <w:lang w:val="en-US" w:eastAsia="zh-CN"/>
          </w:rPr>
          <w:t>、</w:t>
        </w:r>
      </w:ins>
      <w:ins w:id="44" w:author="燕子的WPS" w:date="2024-12-04T13:02:26Z">
        <w:r>
          <w:rPr>
            <w:rFonts w:hint="eastAsia"/>
            <w:i w:val="0"/>
            <w:strike w:val="0"/>
            <w:spacing w:val="0"/>
            <w:u w:val="none"/>
            <w:lang w:val="en-US" w:eastAsia="zh-CN"/>
          </w:rPr>
          <w:t>运营</w:t>
        </w:r>
      </w:ins>
      <w:ins w:id="45" w:author="燕子的WPS" w:date="2024-12-04T13:02:30Z">
        <w:r>
          <w:rPr>
            <w:rFonts w:hint="eastAsia"/>
            <w:i w:val="0"/>
            <w:strike w:val="0"/>
            <w:spacing w:val="0"/>
            <w:u w:val="none"/>
            <w:lang w:val="en-US" w:eastAsia="zh-CN"/>
          </w:rPr>
          <w:t>支持</w:t>
        </w:r>
      </w:ins>
      <w:ins w:id="46" w:author="燕子的WPS" w:date="2024-12-05T16:18:46Z">
        <w:r>
          <w:rPr>
            <w:rFonts w:hint="eastAsia"/>
            <w:i w:val="0"/>
            <w:strike w:val="0"/>
            <w:spacing w:val="0"/>
            <w:u w:val="none"/>
            <w:lang w:val="en-US" w:eastAsia="zh-CN"/>
          </w:rPr>
          <w:t>、</w:t>
        </w:r>
      </w:ins>
      <w:ins w:id="47" w:author="燕子的WPS" w:date="2024-12-05T16:18:47Z">
        <w:r>
          <w:rPr>
            <w:rFonts w:hint="eastAsia"/>
            <w:i w:val="0"/>
            <w:strike w:val="0"/>
            <w:spacing w:val="0"/>
            <w:u w:val="none"/>
            <w:lang w:val="en-US" w:eastAsia="zh-CN"/>
          </w:rPr>
          <w:t>资金</w:t>
        </w:r>
      </w:ins>
      <w:ins w:id="48" w:author="燕子的WPS" w:date="2024-12-04T13:02:30Z">
        <w:r>
          <w:rPr>
            <w:rFonts w:hint="eastAsia"/>
            <w:i w:val="0"/>
            <w:strike w:val="0"/>
            <w:spacing w:val="0"/>
            <w:u w:val="none"/>
            <w:lang w:val="en-US" w:eastAsia="zh-CN"/>
          </w:rPr>
          <w:t>等</w:t>
        </w:r>
      </w:ins>
      <w:del w:id="49" w:author="燕子的WPS" w:date="2024-12-04T13:02:19Z">
        <w:r>
          <w:rPr>
            <w:i w:val="0"/>
            <w:strike w:val="0"/>
            <w:spacing w:val="0"/>
            <w:u w:val="none"/>
          </w:rPr>
          <w:delText>资金20万元</w:delText>
        </w:r>
      </w:del>
      <w:r>
        <w:rPr>
          <w:i w:val="0"/>
          <w:strike w:val="0"/>
          <w:spacing w:val="0"/>
          <w:u w:val="none"/>
        </w:rPr>
        <w:t>入股，双方共同进行美房宝售前美化业务。经友好协商，双方达成如下协议：</w:t>
      </w:r>
    </w:p>
    <w:p w14:paraId="311D2711">
      <w:pPr>
        <w:snapToGrid/>
        <w:spacing w:line="360" w:lineRule="auto"/>
        <w:pPrChange w:id="50" w:author="燕子的WPS" w:date="2024-12-05T10:39:31Z">
          <w:pPr>
            <w:snapToGrid/>
            <w:spacing w:line="240" w:lineRule="auto"/>
          </w:pPr>
        </w:pPrChange>
      </w:pPr>
      <w:r>
        <w:rPr>
          <w:b/>
          <w:i w:val="0"/>
          <w:strike w:val="0"/>
          <w:spacing w:val="0"/>
          <w:u w:val="none"/>
        </w:rPr>
        <w:t xml:space="preserve">第一条 </w:t>
      </w:r>
      <w:del w:id="51" w:author="燕子的WPS" w:date="2024-12-04T13:03:22Z">
        <w:r>
          <w:rPr>
            <w:rFonts w:hint="default"/>
            <w:b/>
            <w:i w:val="0"/>
            <w:strike w:val="0"/>
            <w:spacing w:val="0"/>
            <w:u w:val="none"/>
            <w:lang w:val="en-US"/>
          </w:rPr>
          <w:delText>合资</w:delText>
        </w:r>
      </w:del>
      <w:ins w:id="52" w:author="燕子的WPS" w:date="2024-12-04T13:03:25Z">
        <w:r>
          <w:rPr>
            <w:rFonts w:hint="eastAsia"/>
            <w:b/>
            <w:i w:val="0"/>
            <w:strike w:val="0"/>
            <w:spacing w:val="0"/>
            <w:u w:val="none"/>
            <w:lang w:val="en-US" w:eastAsia="zh-CN"/>
          </w:rPr>
          <w:t>目标</w:t>
        </w:r>
      </w:ins>
      <w:r>
        <w:rPr>
          <w:b/>
          <w:i w:val="0"/>
          <w:strike w:val="0"/>
          <w:spacing w:val="0"/>
          <w:u w:val="none"/>
        </w:rPr>
        <w:t>公司设立</w:t>
      </w:r>
    </w:p>
    <w:p w14:paraId="7CF85A28">
      <w:pPr>
        <w:snapToGrid/>
        <w:spacing w:line="360" w:lineRule="auto"/>
        <w:pPrChange w:id="53" w:author="燕子的WPS" w:date="2024-12-05T10:39:31Z">
          <w:pPr>
            <w:snapToGrid/>
            <w:spacing w:line="240" w:lineRule="auto"/>
          </w:pPr>
        </w:pPrChange>
      </w:pPr>
      <w:r>
        <w:rPr>
          <w:i w:val="0"/>
          <w:strike w:val="0"/>
          <w:spacing w:val="0"/>
          <w:u w:val="none"/>
        </w:rPr>
        <w:t>1.1 注册地址及经营地址：上海市</w:t>
      </w:r>
    </w:p>
    <w:p w14:paraId="6A20C8E3">
      <w:pPr>
        <w:snapToGrid/>
        <w:spacing w:line="360" w:lineRule="auto"/>
        <w:rPr>
          <w:rFonts w:hint="eastAsia" w:eastAsia="微软雅黑"/>
          <w:lang w:eastAsia="zh-CN"/>
        </w:rPr>
        <w:pPrChange w:id="54" w:author="燕子的WPS" w:date="2024-12-05T10:39:31Z">
          <w:pPr>
            <w:snapToGrid/>
            <w:spacing w:line="240" w:lineRule="auto"/>
          </w:pPr>
        </w:pPrChange>
      </w:pPr>
      <w:r>
        <w:rPr>
          <w:i w:val="0"/>
          <w:strike w:val="0"/>
          <w:spacing w:val="0"/>
          <w:u w:val="none"/>
        </w:rPr>
        <w:t>1.2 公司名称：上海美房宝网络科技有限公司</w:t>
      </w:r>
      <w:ins w:id="55" w:author="燕子的WPS" w:date="2024-12-04T13:04:05Z">
        <w:r>
          <w:rPr>
            <w:rFonts w:hint="eastAsia"/>
            <w:i w:val="0"/>
            <w:strike w:val="0"/>
            <w:spacing w:val="0"/>
            <w:u w:val="none"/>
            <w:lang w:eastAsia="zh-CN"/>
          </w:rPr>
          <w:t>【</w:t>
        </w:r>
      </w:ins>
      <w:ins w:id="56" w:author="燕子的WPS" w:date="2024-12-04T13:04:15Z">
        <w:r>
          <w:rPr>
            <w:rFonts w:hint="eastAsia"/>
            <w:i w:val="0"/>
            <w:strike w:val="0"/>
            <w:spacing w:val="0"/>
            <w:u w:val="none"/>
            <w:lang w:val="en-US" w:eastAsia="zh-CN"/>
          </w:rPr>
          <w:t>公司</w:t>
        </w:r>
      </w:ins>
      <w:ins w:id="57" w:author="燕子的WPS" w:date="2024-12-04T13:04:16Z">
        <w:r>
          <w:rPr>
            <w:rFonts w:hint="eastAsia"/>
            <w:i w:val="0"/>
            <w:strike w:val="0"/>
            <w:spacing w:val="0"/>
            <w:u w:val="none"/>
            <w:lang w:val="en-US" w:eastAsia="zh-CN"/>
          </w:rPr>
          <w:t>名称</w:t>
        </w:r>
      </w:ins>
      <w:ins w:id="58" w:author="燕子的WPS" w:date="2024-12-04T13:04:35Z">
        <w:r>
          <w:rPr>
            <w:rFonts w:hint="eastAsia"/>
            <w:i w:val="0"/>
            <w:strike w:val="0"/>
            <w:spacing w:val="0"/>
            <w:u w:val="none"/>
            <w:lang w:val="en-US" w:eastAsia="zh-CN"/>
          </w:rPr>
          <w:t>最终</w:t>
        </w:r>
      </w:ins>
      <w:ins w:id="59" w:author="燕子的WPS" w:date="2024-12-04T13:04:18Z">
        <w:r>
          <w:rPr>
            <w:rFonts w:hint="eastAsia"/>
            <w:i w:val="0"/>
            <w:strike w:val="0"/>
            <w:spacing w:val="0"/>
            <w:u w:val="none"/>
            <w:lang w:val="en-US" w:eastAsia="zh-CN"/>
          </w:rPr>
          <w:t>以</w:t>
        </w:r>
      </w:ins>
      <w:ins w:id="60" w:author="燕子的WPS" w:date="2024-12-04T13:04:21Z">
        <w:r>
          <w:rPr>
            <w:rFonts w:hint="eastAsia"/>
            <w:i w:val="0"/>
            <w:strike w:val="0"/>
            <w:spacing w:val="0"/>
            <w:u w:val="none"/>
            <w:lang w:val="en-US" w:eastAsia="zh-CN"/>
          </w:rPr>
          <w:t>登记</w:t>
        </w:r>
      </w:ins>
      <w:ins w:id="61" w:author="燕子的WPS" w:date="2024-12-04T13:04:22Z">
        <w:r>
          <w:rPr>
            <w:rFonts w:hint="eastAsia"/>
            <w:i w:val="0"/>
            <w:strike w:val="0"/>
            <w:spacing w:val="0"/>
            <w:u w:val="none"/>
            <w:lang w:val="en-US" w:eastAsia="zh-CN"/>
          </w:rPr>
          <w:t>机关</w:t>
        </w:r>
      </w:ins>
      <w:ins w:id="62" w:author="燕子的WPS" w:date="2024-12-04T13:04:27Z">
        <w:r>
          <w:rPr>
            <w:rFonts w:hint="eastAsia"/>
            <w:i w:val="0"/>
            <w:strike w:val="0"/>
            <w:spacing w:val="0"/>
            <w:u w:val="none"/>
            <w:lang w:val="en-US" w:eastAsia="zh-CN"/>
          </w:rPr>
          <w:t>核准</w:t>
        </w:r>
      </w:ins>
      <w:ins w:id="63" w:author="燕子的WPS" w:date="2024-12-04T13:04:29Z">
        <w:r>
          <w:rPr>
            <w:rFonts w:hint="eastAsia"/>
            <w:i w:val="0"/>
            <w:strike w:val="0"/>
            <w:spacing w:val="0"/>
            <w:u w:val="none"/>
            <w:lang w:val="en-US" w:eastAsia="zh-CN"/>
          </w:rPr>
          <w:t>为准</w:t>
        </w:r>
      </w:ins>
      <w:ins w:id="64" w:author="燕子的WPS" w:date="2024-12-04T13:04:06Z">
        <w:r>
          <w:rPr>
            <w:rFonts w:hint="eastAsia"/>
            <w:i w:val="0"/>
            <w:strike w:val="0"/>
            <w:spacing w:val="0"/>
            <w:u w:val="none"/>
            <w:lang w:eastAsia="zh-CN"/>
          </w:rPr>
          <w:t>】</w:t>
        </w:r>
      </w:ins>
    </w:p>
    <w:p w14:paraId="57389958">
      <w:pPr>
        <w:snapToGrid/>
        <w:spacing w:line="360" w:lineRule="auto"/>
        <w:rPr>
          <w:ins w:id="66" w:author="燕子的WPS" w:date="2024-12-05T10:29:10Z"/>
          <w:rFonts w:hint="default" w:eastAsia="微软雅黑"/>
          <w:i w:val="0"/>
          <w:strike w:val="0"/>
          <w:color w:val="auto"/>
          <w:spacing w:val="0"/>
          <w:highlight w:val="none"/>
          <w:u w:val="none"/>
          <w:lang w:val="en-US" w:eastAsia="zh-CN"/>
        </w:rPr>
        <w:pPrChange w:id="65" w:author="燕子的WPS" w:date="2024-12-05T10:39:31Z">
          <w:pPr>
            <w:snapToGrid/>
            <w:spacing w:line="240" w:lineRule="auto"/>
          </w:pPr>
        </w:pPrChange>
      </w:pPr>
      <w:ins w:id="67" w:author="燕子的WPS" w:date="2024-12-04T15:46:30Z">
        <w:r>
          <w:rPr>
            <w:i w:val="0"/>
            <w:strike w:val="0"/>
            <w:color w:val="auto"/>
            <w:spacing w:val="0"/>
            <w:highlight w:val="none"/>
            <w:u w:val="none"/>
            <w:rPrChange w:id="68" w:author="燕子的WPS" w:date="2024-12-05T10:04:24Z">
              <w:rPr>
                <w:i w:val="0"/>
                <w:strike w:val="0"/>
                <w:spacing w:val="0"/>
                <w:u w:val="none"/>
              </w:rPr>
            </w:rPrChange>
          </w:rPr>
          <w:t>1.3 公司的注册资本：人民币20万元</w:t>
        </w:r>
      </w:ins>
      <w:ins w:id="69" w:author="燕子的WPS" w:date="2024-12-05T16:36:25Z">
        <w:r>
          <w:rPr>
            <w:rFonts w:hint="eastAsia"/>
            <w:i w:val="0"/>
            <w:strike w:val="0"/>
            <w:color w:val="auto"/>
            <w:spacing w:val="0"/>
            <w:highlight w:val="none"/>
            <w:u w:val="none"/>
            <w:lang w:eastAsia="zh-CN"/>
          </w:rPr>
          <w:t>【</w:t>
        </w:r>
      </w:ins>
      <w:ins w:id="70" w:author="燕子的WPS" w:date="2024-12-04T15:46:30Z">
        <w:r>
          <w:rPr>
            <w:i w:val="0"/>
            <w:strike w:val="0"/>
            <w:color w:val="auto"/>
            <w:spacing w:val="0"/>
            <w:highlight w:val="none"/>
            <w:u w:val="none"/>
            <w:rPrChange w:id="71" w:author="燕子的WPS" w:date="2024-12-05T10:04:24Z">
              <w:rPr>
                <w:i w:val="0"/>
                <w:strike w:val="0"/>
                <w:spacing w:val="0"/>
                <w:u w:val="none"/>
              </w:rPr>
            </w:rPrChange>
          </w:rPr>
          <w:t>大写：人民币贰拾万元整</w:t>
        </w:r>
      </w:ins>
      <w:ins w:id="72" w:author="燕子的WPS" w:date="2024-12-05T16:36:27Z">
        <w:r>
          <w:rPr>
            <w:rFonts w:hint="eastAsia"/>
            <w:i w:val="0"/>
            <w:strike w:val="0"/>
            <w:color w:val="auto"/>
            <w:spacing w:val="0"/>
            <w:highlight w:val="none"/>
            <w:u w:val="none"/>
            <w:lang w:eastAsia="zh-CN"/>
          </w:rPr>
          <w:t>】</w:t>
        </w:r>
      </w:ins>
      <w:ins w:id="73" w:author="燕子的WPS" w:date="2024-12-04T15:46:30Z">
        <w:r>
          <w:rPr>
            <w:i w:val="0"/>
            <w:strike w:val="0"/>
            <w:color w:val="auto"/>
            <w:spacing w:val="0"/>
            <w:highlight w:val="none"/>
            <w:u w:val="none"/>
            <w:rPrChange w:id="74" w:author="燕子的WPS" w:date="2024-12-05T10:04:24Z">
              <w:rPr>
                <w:i w:val="0"/>
                <w:strike w:val="0"/>
                <w:spacing w:val="0"/>
                <w:u w:val="none"/>
              </w:rPr>
            </w:rPrChange>
          </w:rPr>
          <w:t>。</w:t>
        </w:r>
      </w:ins>
      <w:ins w:id="75" w:author="燕子的WPS" w:date="2024-12-05T16:19:13Z">
        <w:r>
          <w:rPr>
            <w:rFonts w:hint="eastAsia"/>
            <w:i w:val="0"/>
            <w:strike w:val="0"/>
            <w:color w:val="auto"/>
            <w:spacing w:val="0"/>
            <w:highlight w:val="none"/>
            <w:u w:val="none"/>
            <w:lang w:val="en-US" w:eastAsia="zh-CN"/>
          </w:rPr>
          <w:t>甲乙</w:t>
        </w:r>
      </w:ins>
      <w:ins w:id="76" w:author="燕子的WPS" w:date="2024-12-05T16:19:15Z">
        <w:r>
          <w:rPr>
            <w:rFonts w:hint="eastAsia"/>
            <w:i w:val="0"/>
            <w:strike w:val="0"/>
            <w:color w:val="auto"/>
            <w:spacing w:val="0"/>
            <w:highlight w:val="none"/>
            <w:u w:val="none"/>
            <w:lang w:val="en-US" w:eastAsia="zh-CN"/>
          </w:rPr>
          <w:t>双方</w:t>
        </w:r>
      </w:ins>
      <w:ins w:id="77" w:author="燕子的WPS" w:date="2024-12-05T16:21:27Z">
        <w:r>
          <w:rPr>
            <w:rFonts w:hint="eastAsia"/>
            <w:i w:val="0"/>
            <w:strike w:val="0"/>
            <w:color w:val="auto"/>
            <w:spacing w:val="0"/>
            <w:highlight w:val="none"/>
            <w:u w:val="none"/>
            <w:lang w:val="en-US" w:eastAsia="zh-CN"/>
          </w:rPr>
          <w:t>可以</w:t>
        </w:r>
      </w:ins>
      <w:ins w:id="78" w:author="燕子的WPS" w:date="2024-12-05T16:21:28Z">
        <w:r>
          <w:rPr>
            <w:rFonts w:hint="eastAsia"/>
            <w:i w:val="0"/>
            <w:strike w:val="0"/>
            <w:color w:val="auto"/>
            <w:spacing w:val="0"/>
            <w:highlight w:val="none"/>
            <w:u w:val="none"/>
            <w:lang w:val="en-US" w:eastAsia="zh-CN"/>
          </w:rPr>
          <w:t>自</w:t>
        </w:r>
      </w:ins>
      <w:ins w:id="79" w:author="燕子的WPS" w:date="2024-12-05T16:36:34Z">
        <w:r>
          <w:rPr>
            <w:rFonts w:hint="eastAsia"/>
            <w:i w:val="0"/>
            <w:strike w:val="0"/>
            <w:color w:val="auto"/>
            <w:spacing w:val="0"/>
            <w:highlight w:val="none"/>
            <w:u w:val="none"/>
            <w:lang w:val="en-US" w:eastAsia="zh-CN"/>
          </w:rPr>
          <w:t>行</w:t>
        </w:r>
      </w:ins>
      <w:ins w:id="80" w:author="燕子的WPS" w:date="2024-12-05T16:35:57Z">
        <w:r>
          <w:rPr>
            <w:rFonts w:hint="eastAsia"/>
            <w:i w:val="0"/>
            <w:strike w:val="0"/>
            <w:color w:val="auto"/>
            <w:spacing w:val="0"/>
            <w:highlight w:val="none"/>
            <w:u w:val="none"/>
            <w:lang w:val="en-US" w:eastAsia="zh-CN"/>
          </w:rPr>
          <w:t>出资</w:t>
        </w:r>
      </w:ins>
      <w:ins w:id="81" w:author="燕子的WPS" w:date="2024-12-05T16:46:29Z">
        <w:r>
          <w:rPr>
            <w:rFonts w:hint="eastAsia"/>
            <w:i w:val="0"/>
            <w:strike w:val="0"/>
            <w:color w:val="auto"/>
            <w:spacing w:val="0"/>
            <w:highlight w:val="none"/>
            <w:u w:val="none"/>
            <w:lang w:val="en-US" w:eastAsia="zh-CN"/>
          </w:rPr>
          <w:t>入股</w:t>
        </w:r>
      </w:ins>
      <w:ins w:id="82" w:author="燕子的WPS" w:date="2024-12-05T16:21:28Z">
        <w:r>
          <w:rPr>
            <w:rFonts w:hint="eastAsia"/>
            <w:i w:val="0"/>
            <w:strike w:val="0"/>
            <w:color w:val="auto"/>
            <w:spacing w:val="0"/>
            <w:highlight w:val="none"/>
            <w:u w:val="none"/>
            <w:lang w:val="en-US" w:eastAsia="zh-CN"/>
          </w:rPr>
          <w:t>或</w:t>
        </w:r>
      </w:ins>
      <w:ins w:id="83" w:author="燕子的WPS" w:date="2024-12-05T16:21:30Z">
        <w:r>
          <w:rPr>
            <w:rFonts w:hint="eastAsia"/>
            <w:i w:val="0"/>
            <w:strike w:val="0"/>
            <w:color w:val="auto"/>
            <w:spacing w:val="0"/>
            <w:highlight w:val="none"/>
            <w:u w:val="none"/>
            <w:lang w:val="en-US" w:eastAsia="zh-CN"/>
          </w:rPr>
          <w:t>指定</w:t>
        </w:r>
      </w:ins>
      <w:ins w:id="84" w:author="燕子的WPS" w:date="2024-12-05T16:36:01Z">
        <w:r>
          <w:rPr>
            <w:rFonts w:hint="eastAsia"/>
            <w:i w:val="0"/>
            <w:strike w:val="0"/>
            <w:color w:val="auto"/>
            <w:spacing w:val="0"/>
            <w:highlight w:val="none"/>
            <w:u w:val="none"/>
            <w:lang w:val="en-US" w:eastAsia="zh-CN"/>
          </w:rPr>
          <w:t>其他</w:t>
        </w:r>
      </w:ins>
      <w:ins w:id="85" w:author="燕子的WPS" w:date="2024-12-05T16:36:09Z">
        <w:r>
          <w:rPr>
            <w:rFonts w:hint="eastAsia"/>
            <w:i w:val="0"/>
            <w:strike w:val="0"/>
            <w:color w:val="auto"/>
            <w:spacing w:val="0"/>
            <w:highlight w:val="none"/>
            <w:u w:val="none"/>
            <w:lang w:val="en-US" w:eastAsia="zh-CN"/>
          </w:rPr>
          <w:t>投资方</w:t>
        </w:r>
      </w:ins>
      <w:ins w:id="86" w:author="燕子的WPS" w:date="2024-12-05T16:36:40Z">
        <w:r>
          <w:rPr>
            <w:rFonts w:hint="eastAsia"/>
            <w:i w:val="0"/>
            <w:strike w:val="0"/>
            <w:color w:val="auto"/>
            <w:spacing w:val="0"/>
            <w:highlight w:val="none"/>
            <w:u w:val="none"/>
            <w:lang w:val="en-US" w:eastAsia="zh-CN"/>
          </w:rPr>
          <w:t>出资</w:t>
        </w:r>
      </w:ins>
      <w:ins w:id="87" w:author="燕子的WPS" w:date="2024-12-05T16:36:41Z">
        <w:r>
          <w:rPr>
            <w:rFonts w:hint="eastAsia"/>
            <w:i w:val="0"/>
            <w:strike w:val="0"/>
            <w:color w:val="auto"/>
            <w:spacing w:val="0"/>
            <w:highlight w:val="none"/>
            <w:u w:val="none"/>
            <w:lang w:val="en-US" w:eastAsia="zh-CN"/>
          </w:rPr>
          <w:t>入股</w:t>
        </w:r>
      </w:ins>
      <w:ins w:id="88" w:author="燕子的WPS" w:date="2024-12-05T16:36:43Z">
        <w:r>
          <w:rPr>
            <w:rFonts w:hint="eastAsia"/>
            <w:i w:val="0"/>
            <w:strike w:val="0"/>
            <w:color w:val="auto"/>
            <w:spacing w:val="0"/>
            <w:highlight w:val="none"/>
            <w:u w:val="none"/>
            <w:lang w:val="en-US" w:eastAsia="zh-CN"/>
          </w:rPr>
          <w:t>。</w:t>
        </w:r>
      </w:ins>
    </w:p>
    <w:p w14:paraId="086DE5F5">
      <w:pPr>
        <w:snapToGrid/>
        <w:spacing w:line="360" w:lineRule="auto"/>
        <w:rPr>
          <w:ins w:id="90" w:author="燕子的WPS" w:date="2024-12-05T10:04:30Z"/>
          <w:i w:val="0"/>
          <w:strike w:val="0"/>
          <w:color w:val="auto"/>
          <w:spacing w:val="0"/>
          <w:highlight w:val="none"/>
          <w:u w:val="none"/>
        </w:rPr>
        <w:pPrChange w:id="89" w:author="燕子的WPS" w:date="2024-12-05T10:39:31Z">
          <w:pPr>
            <w:snapToGrid/>
            <w:spacing w:line="240" w:lineRule="auto"/>
          </w:pPr>
        </w:pPrChange>
      </w:pPr>
      <w:ins w:id="91" w:author="燕子的WPS" w:date="2024-12-04T15:46:30Z">
        <w:r>
          <w:rPr>
            <w:i w:val="0"/>
            <w:strike w:val="0"/>
            <w:color w:val="auto"/>
            <w:spacing w:val="0"/>
            <w:highlight w:val="none"/>
            <w:u w:val="none"/>
            <w:rPrChange w:id="92" w:author="燕子的WPS" w:date="2024-12-05T10:04:24Z">
              <w:rPr>
                <w:i w:val="0"/>
                <w:strike w:val="0"/>
                <w:spacing w:val="0"/>
                <w:u w:val="none"/>
              </w:rPr>
            </w:rPrChange>
          </w:rPr>
          <w:t>1.4 出资方式：</w:t>
        </w:r>
      </w:ins>
    </w:p>
    <w:p w14:paraId="783184C3">
      <w:pPr>
        <w:snapToGrid/>
        <w:spacing w:line="360" w:lineRule="auto"/>
        <w:rPr>
          <w:ins w:id="94" w:author="燕子的WPS" w:date="2024-12-05T10:09:46Z"/>
          <w:rFonts w:hint="eastAsia"/>
          <w:i w:val="0"/>
          <w:strike w:val="0"/>
          <w:color w:val="auto"/>
          <w:spacing w:val="0"/>
          <w:highlight w:val="none"/>
          <w:u w:val="none"/>
          <w:lang w:val="en-US" w:eastAsia="zh-CN"/>
        </w:rPr>
        <w:pPrChange w:id="93" w:author="燕子的WPS" w:date="2024-12-05T10:39:31Z">
          <w:pPr>
            <w:snapToGrid/>
            <w:spacing w:line="240" w:lineRule="auto"/>
          </w:pPr>
        </w:pPrChange>
      </w:pPr>
      <w:ins w:id="95" w:author="燕子的WPS" w:date="2024-12-05T10:04:31Z">
        <w:r>
          <w:rPr>
            <w:rFonts w:hint="eastAsia"/>
            <w:i w:val="0"/>
            <w:strike w:val="0"/>
            <w:color w:val="auto"/>
            <w:spacing w:val="0"/>
            <w:highlight w:val="none"/>
            <w:u w:val="none"/>
            <w:lang w:val="en-US" w:eastAsia="zh-CN"/>
          </w:rPr>
          <w:t>1.</w:t>
        </w:r>
      </w:ins>
      <w:ins w:id="96" w:author="燕子的WPS" w:date="2024-12-05T10:04:32Z">
        <w:r>
          <w:rPr>
            <w:rFonts w:hint="eastAsia"/>
            <w:i w:val="0"/>
            <w:strike w:val="0"/>
            <w:color w:val="auto"/>
            <w:spacing w:val="0"/>
            <w:highlight w:val="none"/>
            <w:u w:val="none"/>
            <w:lang w:val="en-US" w:eastAsia="zh-CN"/>
          </w:rPr>
          <w:t>4.1</w:t>
        </w:r>
      </w:ins>
      <w:ins w:id="97" w:author="燕子的WPS" w:date="2024-12-05T10:04:49Z">
        <w:r>
          <w:rPr>
            <w:rFonts w:hint="eastAsia"/>
            <w:i w:val="0"/>
            <w:strike w:val="0"/>
            <w:color w:val="auto"/>
            <w:spacing w:val="0"/>
            <w:highlight w:val="none"/>
            <w:u w:val="none"/>
            <w:lang w:val="en-US" w:eastAsia="zh-CN"/>
          </w:rPr>
          <w:t xml:space="preserve"> </w:t>
        </w:r>
      </w:ins>
      <w:ins w:id="98" w:author="燕子的WPS" w:date="2024-12-05T10:04:50Z">
        <w:r>
          <w:rPr>
            <w:rFonts w:hint="eastAsia"/>
            <w:i w:val="0"/>
            <w:strike w:val="0"/>
            <w:color w:val="auto"/>
            <w:spacing w:val="0"/>
            <w:highlight w:val="none"/>
            <w:u w:val="none"/>
            <w:lang w:val="en-US" w:eastAsia="zh-CN"/>
          </w:rPr>
          <w:t>甲方</w:t>
        </w:r>
      </w:ins>
      <w:ins w:id="99" w:author="燕子的WPS" w:date="2024-12-05T10:04:51Z">
        <w:r>
          <w:rPr>
            <w:rFonts w:hint="eastAsia"/>
            <w:i w:val="0"/>
            <w:strike w:val="0"/>
            <w:color w:val="auto"/>
            <w:spacing w:val="0"/>
            <w:highlight w:val="none"/>
            <w:u w:val="none"/>
            <w:lang w:val="en-US" w:eastAsia="zh-CN"/>
          </w:rPr>
          <w:t>出资</w:t>
        </w:r>
      </w:ins>
      <w:ins w:id="100" w:author="燕子的WPS" w:date="2024-12-05T10:04:52Z">
        <w:r>
          <w:rPr>
            <w:rFonts w:hint="eastAsia"/>
            <w:i w:val="0"/>
            <w:strike w:val="0"/>
            <w:color w:val="auto"/>
            <w:spacing w:val="0"/>
            <w:highlight w:val="none"/>
            <w:u w:val="none"/>
            <w:lang w:val="en-US" w:eastAsia="zh-CN"/>
          </w:rPr>
          <w:t>方式</w:t>
        </w:r>
      </w:ins>
      <w:ins w:id="101" w:author="燕子的WPS" w:date="2024-12-05T10:04:57Z">
        <w:r>
          <w:rPr>
            <w:rFonts w:hint="eastAsia"/>
            <w:i w:val="0"/>
            <w:strike w:val="0"/>
            <w:color w:val="auto"/>
            <w:spacing w:val="0"/>
            <w:highlight w:val="none"/>
            <w:u w:val="none"/>
            <w:lang w:val="en-US" w:eastAsia="zh-CN"/>
          </w:rPr>
          <w:t>：</w:t>
        </w:r>
      </w:ins>
      <w:ins w:id="102" w:author="燕子的WPS" w:date="2024-12-05T10:04:59Z">
        <w:r>
          <w:rPr>
            <w:rFonts w:hint="eastAsia"/>
            <w:i w:val="0"/>
            <w:strike w:val="0"/>
            <w:color w:val="auto"/>
            <w:spacing w:val="0"/>
            <w:highlight w:val="none"/>
            <w:u w:val="none"/>
            <w:lang w:val="en-US" w:eastAsia="zh-CN"/>
          </w:rPr>
          <w:t>非</w:t>
        </w:r>
      </w:ins>
      <w:ins w:id="103" w:author="燕子的WPS" w:date="2024-12-05T10:05:01Z">
        <w:r>
          <w:rPr>
            <w:rFonts w:hint="eastAsia"/>
            <w:i w:val="0"/>
            <w:strike w:val="0"/>
            <w:color w:val="auto"/>
            <w:spacing w:val="0"/>
            <w:highlight w:val="none"/>
            <w:u w:val="none"/>
            <w:lang w:val="en-US" w:eastAsia="zh-CN"/>
          </w:rPr>
          <w:t>货币</w:t>
        </w:r>
      </w:ins>
      <w:ins w:id="104" w:author="燕子的WPS" w:date="2024-12-05T10:05:02Z">
        <w:r>
          <w:rPr>
            <w:rFonts w:hint="eastAsia"/>
            <w:i w:val="0"/>
            <w:strike w:val="0"/>
            <w:color w:val="auto"/>
            <w:spacing w:val="0"/>
            <w:highlight w:val="none"/>
            <w:u w:val="none"/>
            <w:lang w:val="en-US" w:eastAsia="zh-CN"/>
          </w:rPr>
          <w:t>出资</w:t>
        </w:r>
      </w:ins>
      <w:ins w:id="105" w:author="燕子的WPS" w:date="2024-12-05T10:06:38Z">
        <w:r>
          <w:rPr>
            <w:rFonts w:hint="eastAsia"/>
            <w:i w:val="0"/>
            <w:strike w:val="0"/>
            <w:color w:val="auto"/>
            <w:spacing w:val="0"/>
            <w:highlight w:val="none"/>
            <w:u w:val="none"/>
            <w:lang w:val="en-US" w:eastAsia="zh-CN"/>
          </w:rPr>
          <w:t>，</w:t>
        </w:r>
      </w:ins>
      <w:ins w:id="106" w:author="燕子的WPS" w:date="2024-12-05T10:11:26Z">
        <w:r>
          <w:rPr>
            <w:rFonts w:hint="eastAsia"/>
            <w:i w:val="0"/>
            <w:strike w:val="0"/>
            <w:color w:val="auto"/>
            <w:spacing w:val="0"/>
            <w:highlight w:val="none"/>
            <w:u w:val="none"/>
            <w:lang w:val="en-US" w:eastAsia="zh-CN"/>
          </w:rPr>
          <w:t>持股比例为51%</w:t>
        </w:r>
      </w:ins>
      <w:ins w:id="107" w:author="燕子的WPS" w:date="2024-12-05T10:12:43Z">
        <w:r>
          <w:rPr>
            <w:rFonts w:hint="eastAsia"/>
            <w:i w:val="0"/>
            <w:strike w:val="0"/>
            <w:color w:val="auto"/>
            <w:spacing w:val="0"/>
            <w:highlight w:val="none"/>
            <w:u w:val="none"/>
            <w:lang w:val="en-US" w:eastAsia="zh-CN"/>
          </w:rPr>
          <w:t>，</w:t>
        </w:r>
      </w:ins>
      <w:ins w:id="108" w:author="燕子的WPS" w:date="2024-12-05T10:06:40Z">
        <w:r>
          <w:rPr>
            <w:rFonts w:hint="eastAsia"/>
            <w:i w:val="0"/>
            <w:strike w:val="0"/>
            <w:color w:val="auto"/>
            <w:spacing w:val="0"/>
            <w:highlight w:val="none"/>
            <w:u w:val="none"/>
            <w:lang w:val="en-US" w:eastAsia="zh-CN"/>
          </w:rPr>
          <w:t>具体为</w:t>
        </w:r>
      </w:ins>
      <w:ins w:id="109" w:author="燕子的WPS" w:date="2024-12-05T10:07:28Z">
        <w:r>
          <w:rPr>
            <w:rFonts w:hint="eastAsia"/>
            <w:i w:val="0"/>
            <w:strike w:val="0"/>
            <w:color w:val="auto"/>
            <w:spacing w:val="0"/>
            <w:highlight w:val="none"/>
            <w:u w:val="none"/>
            <w:lang w:val="en-US" w:eastAsia="zh-CN"/>
          </w:rPr>
          <w:t>品牌</w:t>
        </w:r>
      </w:ins>
      <w:ins w:id="110" w:author="燕子的WPS" w:date="2024-12-05T10:07:29Z">
        <w:r>
          <w:rPr>
            <w:rFonts w:hint="eastAsia"/>
            <w:i w:val="0"/>
            <w:strike w:val="0"/>
            <w:color w:val="auto"/>
            <w:spacing w:val="0"/>
            <w:highlight w:val="none"/>
            <w:u w:val="none"/>
            <w:lang w:val="en-US" w:eastAsia="zh-CN"/>
          </w:rPr>
          <w:t>、</w:t>
        </w:r>
      </w:ins>
      <w:ins w:id="111" w:author="燕子的WPS" w:date="2024-12-05T10:07:32Z">
        <w:r>
          <w:rPr>
            <w:rFonts w:hint="eastAsia"/>
            <w:i w:val="0"/>
            <w:strike w:val="0"/>
            <w:color w:val="auto"/>
            <w:spacing w:val="0"/>
            <w:highlight w:val="none"/>
            <w:u w:val="none"/>
            <w:lang w:val="en-US" w:eastAsia="zh-CN"/>
          </w:rPr>
          <w:t>系统</w:t>
        </w:r>
      </w:ins>
      <w:ins w:id="112" w:author="燕子的WPS" w:date="2024-12-05T10:07:33Z">
        <w:r>
          <w:rPr>
            <w:rFonts w:hint="eastAsia"/>
            <w:i w:val="0"/>
            <w:strike w:val="0"/>
            <w:color w:val="auto"/>
            <w:spacing w:val="0"/>
            <w:highlight w:val="none"/>
            <w:u w:val="none"/>
            <w:lang w:val="en-US" w:eastAsia="zh-CN"/>
          </w:rPr>
          <w:t>、</w:t>
        </w:r>
      </w:ins>
      <w:ins w:id="113" w:author="燕子的WPS" w:date="2024-12-05T10:12:54Z">
        <w:r>
          <w:rPr>
            <w:rFonts w:hint="eastAsia"/>
            <w:i w:val="0"/>
            <w:strike w:val="0"/>
            <w:color w:val="auto"/>
            <w:spacing w:val="0"/>
            <w:highlight w:val="none"/>
            <w:u w:val="none"/>
            <w:lang w:val="en-US" w:eastAsia="zh-CN"/>
          </w:rPr>
          <w:t>运营</w:t>
        </w:r>
      </w:ins>
      <w:ins w:id="114" w:author="燕子的WPS" w:date="2024-12-05T10:12:55Z">
        <w:r>
          <w:rPr>
            <w:rFonts w:hint="eastAsia"/>
            <w:i w:val="0"/>
            <w:strike w:val="0"/>
            <w:color w:val="auto"/>
            <w:spacing w:val="0"/>
            <w:highlight w:val="none"/>
            <w:u w:val="none"/>
            <w:lang w:val="en-US" w:eastAsia="zh-CN"/>
          </w:rPr>
          <w:t>等</w:t>
        </w:r>
      </w:ins>
      <w:ins w:id="115" w:author="燕子的WPS" w:date="2024-12-05T10:12:57Z">
        <w:r>
          <w:rPr>
            <w:rFonts w:hint="eastAsia"/>
            <w:i w:val="0"/>
            <w:strike w:val="0"/>
            <w:color w:val="auto"/>
            <w:spacing w:val="0"/>
            <w:highlight w:val="none"/>
            <w:u w:val="none"/>
            <w:lang w:val="en-US" w:eastAsia="zh-CN"/>
          </w:rPr>
          <w:t>资源</w:t>
        </w:r>
      </w:ins>
      <w:ins w:id="116" w:author="燕子的WPS" w:date="2024-12-05T10:12:38Z">
        <w:r>
          <w:rPr>
            <w:rFonts w:hint="eastAsia"/>
            <w:i w:val="0"/>
            <w:strike w:val="0"/>
            <w:color w:val="auto"/>
            <w:spacing w:val="0"/>
            <w:highlight w:val="none"/>
            <w:u w:val="none"/>
            <w:lang w:val="en-US" w:eastAsia="zh-CN"/>
          </w:rPr>
          <w:t>入股</w:t>
        </w:r>
      </w:ins>
      <w:ins w:id="117" w:author="燕子的WPS" w:date="2024-12-05T10:07:41Z">
        <w:r>
          <w:rPr>
            <w:rFonts w:hint="eastAsia"/>
            <w:i w:val="0"/>
            <w:strike w:val="0"/>
            <w:color w:val="auto"/>
            <w:spacing w:val="0"/>
            <w:highlight w:val="none"/>
            <w:u w:val="none"/>
            <w:lang w:val="en-US" w:eastAsia="zh-CN"/>
          </w:rPr>
          <w:t>【</w:t>
        </w:r>
      </w:ins>
      <w:ins w:id="118" w:author="燕子的WPS" w:date="2024-12-05T10:09:38Z">
        <w:r>
          <w:rPr>
            <w:rFonts w:hint="eastAsia"/>
            <w:i w:val="0"/>
            <w:strike w:val="0"/>
            <w:color w:val="auto"/>
            <w:spacing w:val="0"/>
            <w:highlight w:val="none"/>
            <w:u w:val="none"/>
            <w:lang w:val="en-US" w:eastAsia="zh-CN"/>
          </w:rPr>
          <w:t>含</w:t>
        </w:r>
      </w:ins>
      <w:ins w:id="119" w:author="燕子的WPS" w:date="2024-12-05T10:07:56Z">
        <w:r>
          <w:rPr>
            <w:rFonts w:hint="eastAsia"/>
            <w:i w:val="0"/>
            <w:strike w:val="0"/>
            <w:spacing w:val="0"/>
            <w:u w:val="none"/>
            <w:lang w:val="en-US" w:eastAsia="zh-CN"/>
          </w:rPr>
          <w:t>房多多优选品牌、</w:t>
        </w:r>
      </w:ins>
      <w:ins w:id="120" w:author="燕子的WPS" w:date="2024-12-05T16:39:15Z">
        <w:r>
          <w:rPr>
            <w:rFonts w:hint="eastAsia"/>
            <w:i w:val="0"/>
            <w:strike w:val="0"/>
            <w:spacing w:val="0"/>
            <w:u w:val="none"/>
            <w:lang w:val="en-US" w:eastAsia="zh-CN"/>
          </w:rPr>
          <w:t>房多多交易中心</w:t>
        </w:r>
      </w:ins>
      <w:ins w:id="121" w:author="燕子的WPS" w:date="2024-12-05T16:39:18Z">
        <w:r>
          <w:rPr>
            <w:rFonts w:hint="eastAsia"/>
            <w:i w:val="0"/>
            <w:strike w:val="0"/>
            <w:spacing w:val="0"/>
            <w:u w:val="none"/>
            <w:lang w:val="en-US" w:eastAsia="zh-CN"/>
          </w:rPr>
          <w:t>品牌</w:t>
        </w:r>
      </w:ins>
      <w:ins w:id="122" w:author="燕子的WPS" w:date="2024-12-05T16:39:19Z">
        <w:r>
          <w:rPr>
            <w:rFonts w:hint="eastAsia"/>
            <w:i w:val="0"/>
            <w:strike w:val="0"/>
            <w:spacing w:val="0"/>
            <w:u w:val="none"/>
            <w:lang w:val="en-US" w:eastAsia="zh-CN"/>
          </w:rPr>
          <w:t>、</w:t>
        </w:r>
      </w:ins>
      <w:ins w:id="123" w:author="燕子的WPS" w:date="2024-12-05T10:07:56Z">
        <w:r>
          <w:rPr>
            <w:rFonts w:hint="eastAsia"/>
            <w:i w:val="0"/>
            <w:strike w:val="0"/>
            <w:spacing w:val="0"/>
            <w:u w:val="none"/>
            <w:lang w:val="en-US" w:eastAsia="zh-CN"/>
          </w:rPr>
          <w:t>多多云销、多多卖</w:t>
        </w:r>
        <w:commentRangeStart w:id="0"/>
        <w:r>
          <w:rPr>
            <w:rFonts w:hint="eastAsia"/>
            <w:i w:val="0"/>
            <w:strike w:val="0"/>
            <w:spacing w:val="0"/>
            <w:u w:val="none"/>
            <w:lang w:val="en-US" w:eastAsia="zh-CN"/>
          </w:rPr>
          <w:t>房</w:t>
        </w:r>
      </w:ins>
      <w:ins w:id="124" w:author="WPS_1694681634" w:date="2024-12-06T16:17:33Z">
        <w:r>
          <w:rPr>
            <w:rFonts w:hint="eastAsia"/>
            <w:i w:val="0"/>
            <w:strike w:val="0"/>
            <w:spacing w:val="0"/>
            <w:u w:val="none"/>
            <w:lang w:val="en-US" w:eastAsia="zh-CN"/>
          </w:rPr>
          <w:t>、</w:t>
        </w:r>
      </w:ins>
      <w:ins w:id="125" w:author="WPS_1694681634" w:date="2024-12-06T16:17:35Z">
        <w:r>
          <w:rPr>
            <w:rFonts w:hint="eastAsia"/>
            <w:i w:val="0"/>
            <w:strike w:val="0"/>
            <w:spacing w:val="0"/>
            <w:u w:val="none"/>
            <w:lang w:val="en-US" w:eastAsia="zh-CN"/>
          </w:rPr>
          <w:t>多多客</w:t>
        </w:r>
        <w:commentRangeEnd w:id="0"/>
      </w:ins>
      <w:r>
        <w:commentReference w:id="0"/>
      </w:r>
      <w:ins w:id="126" w:author="燕子的WPS" w:date="2024-12-05T10:07:56Z">
        <w:del w:id="127" w:author="WPS_1694681634" w:date="2024-12-06T16:17:25Z">
          <w:r>
            <w:rPr>
              <w:rFonts w:hint="eastAsia"/>
              <w:i w:val="0"/>
              <w:strike w:val="0"/>
              <w:spacing w:val="0"/>
              <w:u w:val="none"/>
              <w:lang w:val="en-US" w:eastAsia="zh-CN"/>
            </w:rPr>
            <w:delText>、SaaS、挺好住售前美化系统</w:delText>
          </w:r>
        </w:del>
      </w:ins>
      <w:ins w:id="128" w:author="燕子的WPS" w:date="2024-12-05T10:07:56Z">
        <w:r>
          <w:rPr>
            <w:rFonts w:hint="eastAsia"/>
            <w:i w:val="0"/>
            <w:strike w:val="0"/>
            <w:spacing w:val="0"/>
            <w:u w:val="none"/>
            <w:lang w:val="en-US" w:eastAsia="zh-CN"/>
          </w:rPr>
          <w:t>等</w:t>
        </w:r>
      </w:ins>
      <w:ins w:id="129" w:author="燕子的WPS" w:date="2024-12-05T10:07:41Z">
        <w:r>
          <w:rPr>
            <w:rFonts w:hint="eastAsia"/>
            <w:i w:val="0"/>
            <w:strike w:val="0"/>
            <w:color w:val="auto"/>
            <w:spacing w:val="0"/>
            <w:highlight w:val="none"/>
            <w:u w:val="none"/>
            <w:lang w:val="en-US" w:eastAsia="zh-CN"/>
          </w:rPr>
          <w:t>】</w:t>
        </w:r>
      </w:ins>
      <w:ins w:id="130" w:author="燕子的WPS" w:date="2024-12-05T10:11:37Z">
        <w:r>
          <w:rPr>
            <w:rFonts w:hint="eastAsia"/>
            <w:i w:val="0"/>
            <w:strike w:val="0"/>
            <w:color w:val="auto"/>
            <w:spacing w:val="0"/>
            <w:highlight w:val="none"/>
            <w:u w:val="none"/>
            <w:lang w:val="en-US" w:eastAsia="zh-CN"/>
          </w:rPr>
          <w:t>。</w:t>
        </w:r>
      </w:ins>
    </w:p>
    <w:p w14:paraId="02345521">
      <w:pPr>
        <w:snapToGrid/>
        <w:spacing w:line="360" w:lineRule="auto"/>
        <w:rPr>
          <w:ins w:id="132" w:author="燕子的WPS" w:date="2024-12-05T10:17:37Z"/>
          <w:rFonts w:hint="eastAsia"/>
          <w:i w:val="0"/>
          <w:strike w:val="0"/>
          <w:color w:val="auto"/>
          <w:spacing w:val="0"/>
          <w:highlight w:val="yellow"/>
          <w:u w:val="none"/>
          <w:rPrChange w:id="133" w:author="燕子的WPS" w:date="2024-12-05T10:41:21Z">
            <w:rPr>
              <w:ins w:id="134" w:author="燕子的WPS" w:date="2024-12-05T10:17:37Z"/>
              <w:i w:val="0"/>
              <w:strike w:val="0"/>
              <w:color w:val="auto"/>
              <w:spacing w:val="0"/>
              <w:highlight w:val="none"/>
              <w:u w:val="none"/>
            </w:rPr>
          </w:rPrChange>
        </w:rPr>
        <w:pPrChange w:id="131" w:author="燕子的WPS" w:date="2024-12-05T10:39:31Z">
          <w:pPr>
            <w:snapToGrid/>
            <w:spacing w:line="240" w:lineRule="auto"/>
          </w:pPr>
        </w:pPrChange>
      </w:pPr>
      <w:ins w:id="135" w:author="燕子的WPS" w:date="2024-12-05T10:09:47Z">
        <w:r>
          <w:rPr>
            <w:rFonts w:hint="eastAsia"/>
            <w:i w:val="0"/>
            <w:strike w:val="0"/>
            <w:color w:val="auto"/>
            <w:spacing w:val="0"/>
            <w:highlight w:val="yellow"/>
            <w:u w:val="none"/>
            <w:lang w:val="en-US" w:eastAsia="zh-CN"/>
            <w:rPrChange w:id="136" w:author="燕子的WPS" w:date="2024-12-05T10:41:21Z">
              <w:rPr>
                <w:rFonts w:hint="eastAsia"/>
                <w:i w:val="0"/>
                <w:strike w:val="0"/>
                <w:color w:val="auto"/>
                <w:spacing w:val="0"/>
                <w:highlight w:val="none"/>
                <w:u w:val="none"/>
                <w:lang w:val="en-US" w:eastAsia="zh-CN"/>
              </w:rPr>
            </w:rPrChange>
          </w:rPr>
          <w:t>1</w:t>
        </w:r>
      </w:ins>
      <w:ins w:id="137" w:author="燕子的WPS" w:date="2024-12-05T10:09:48Z">
        <w:r>
          <w:rPr>
            <w:rFonts w:hint="eastAsia"/>
            <w:i w:val="0"/>
            <w:strike w:val="0"/>
            <w:color w:val="auto"/>
            <w:spacing w:val="0"/>
            <w:highlight w:val="yellow"/>
            <w:u w:val="none"/>
            <w:lang w:val="en-US" w:eastAsia="zh-CN"/>
            <w:rPrChange w:id="138" w:author="燕子的WPS" w:date="2024-12-05T10:41:21Z">
              <w:rPr>
                <w:rFonts w:hint="eastAsia"/>
                <w:i w:val="0"/>
                <w:strike w:val="0"/>
                <w:color w:val="auto"/>
                <w:spacing w:val="0"/>
                <w:highlight w:val="none"/>
                <w:u w:val="none"/>
                <w:lang w:val="en-US" w:eastAsia="zh-CN"/>
              </w:rPr>
            </w:rPrChange>
          </w:rPr>
          <w:t>.4.2</w:t>
        </w:r>
      </w:ins>
      <w:ins w:id="139" w:author="燕子的WPS" w:date="2024-12-05T10:09:50Z">
        <w:r>
          <w:rPr>
            <w:rFonts w:hint="eastAsia"/>
            <w:i w:val="0"/>
            <w:strike w:val="0"/>
            <w:color w:val="auto"/>
            <w:spacing w:val="0"/>
            <w:highlight w:val="yellow"/>
            <w:u w:val="none"/>
            <w:lang w:val="en-US" w:eastAsia="zh-CN"/>
            <w:rPrChange w:id="140" w:author="燕子的WPS" w:date="2024-12-05T10:41:21Z">
              <w:rPr>
                <w:rFonts w:hint="eastAsia"/>
                <w:i w:val="0"/>
                <w:strike w:val="0"/>
                <w:color w:val="auto"/>
                <w:spacing w:val="0"/>
                <w:highlight w:val="none"/>
                <w:u w:val="none"/>
                <w:lang w:val="en-US" w:eastAsia="zh-CN"/>
              </w:rPr>
            </w:rPrChange>
          </w:rPr>
          <w:t xml:space="preserve"> </w:t>
        </w:r>
      </w:ins>
      <w:ins w:id="141" w:author="燕子的WPS" w:date="2024-12-05T10:09:53Z">
        <w:r>
          <w:rPr>
            <w:rFonts w:hint="eastAsia"/>
            <w:i w:val="0"/>
            <w:strike w:val="0"/>
            <w:color w:val="auto"/>
            <w:spacing w:val="0"/>
            <w:highlight w:val="yellow"/>
            <w:u w:val="none"/>
            <w:lang w:val="en-US" w:eastAsia="zh-CN"/>
            <w:rPrChange w:id="142" w:author="燕子的WPS" w:date="2024-12-05T10:41:21Z">
              <w:rPr>
                <w:rFonts w:hint="eastAsia"/>
                <w:i w:val="0"/>
                <w:strike w:val="0"/>
                <w:color w:val="auto"/>
                <w:spacing w:val="0"/>
                <w:highlight w:val="none"/>
                <w:u w:val="none"/>
                <w:lang w:val="en-US" w:eastAsia="zh-CN"/>
              </w:rPr>
            </w:rPrChange>
          </w:rPr>
          <w:t>乙方</w:t>
        </w:r>
      </w:ins>
      <w:ins w:id="143" w:author="燕子的WPS" w:date="2024-12-05T10:09:54Z">
        <w:r>
          <w:rPr>
            <w:rFonts w:hint="eastAsia"/>
            <w:i w:val="0"/>
            <w:strike w:val="0"/>
            <w:color w:val="auto"/>
            <w:spacing w:val="0"/>
            <w:highlight w:val="yellow"/>
            <w:u w:val="none"/>
            <w:lang w:val="en-US" w:eastAsia="zh-CN"/>
            <w:rPrChange w:id="144" w:author="燕子的WPS" w:date="2024-12-05T10:41:21Z">
              <w:rPr>
                <w:rFonts w:hint="eastAsia"/>
                <w:i w:val="0"/>
                <w:strike w:val="0"/>
                <w:color w:val="auto"/>
                <w:spacing w:val="0"/>
                <w:highlight w:val="none"/>
                <w:u w:val="none"/>
                <w:lang w:val="en-US" w:eastAsia="zh-CN"/>
              </w:rPr>
            </w:rPrChange>
          </w:rPr>
          <w:t>出资</w:t>
        </w:r>
      </w:ins>
      <w:ins w:id="145" w:author="燕子的WPS" w:date="2024-12-05T10:09:55Z">
        <w:r>
          <w:rPr>
            <w:rFonts w:hint="eastAsia"/>
            <w:i w:val="0"/>
            <w:strike w:val="0"/>
            <w:color w:val="auto"/>
            <w:spacing w:val="0"/>
            <w:highlight w:val="yellow"/>
            <w:u w:val="none"/>
            <w:lang w:val="en-US" w:eastAsia="zh-CN"/>
            <w:rPrChange w:id="146" w:author="燕子的WPS" w:date="2024-12-05T10:41:21Z">
              <w:rPr>
                <w:rFonts w:hint="eastAsia"/>
                <w:i w:val="0"/>
                <w:strike w:val="0"/>
                <w:color w:val="auto"/>
                <w:spacing w:val="0"/>
                <w:highlight w:val="none"/>
                <w:u w:val="none"/>
                <w:lang w:val="en-US" w:eastAsia="zh-CN"/>
              </w:rPr>
            </w:rPrChange>
          </w:rPr>
          <w:t>方式</w:t>
        </w:r>
      </w:ins>
      <w:ins w:id="147" w:author="燕子的WPS" w:date="2024-12-05T10:09:56Z">
        <w:r>
          <w:rPr>
            <w:rFonts w:hint="eastAsia"/>
            <w:i w:val="0"/>
            <w:strike w:val="0"/>
            <w:color w:val="auto"/>
            <w:spacing w:val="0"/>
            <w:highlight w:val="yellow"/>
            <w:u w:val="none"/>
            <w:lang w:val="en-US" w:eastAsia="zh-CN"/>
            <w:rPrChange w:id="148" w:author="燕子的WPS" w:date="2024-12-05T10:41:21Z">
              <w:rPr>
                <w:rFonts w:hint="eastAsia"/>
                <w:i w:val="0"/>
                <w:strike w:val="0"/>
                <w:color w:val="auto"/>
                <w:spacing w:val="0"/>
                <w:highlight w:val="none"/>
                <w:u w:val="none"/>
                <w:lang w:val="en-US" w:eastAsia="zh-CN"/>
              </w:rPr>
            </w:rPrChange>
          </w:rPr>
          <w:t>：</w:t>
        </w:r>
      </w:ins>
      <w:ins w:id="149" w:author="燕子的WPS" w:date="2024-12-05T10:10:13Z">
        <w:r>
          <w:rPr>
            <w:rFonts w:hint="eastAsia"/>
            <w:i w:val="0"/>
            <w:strike w:val="0"/>
            <w:color w:val="auto"/>
            <w:spacing w:val="0"/>
            <w:highlight w:val="yellow"/>
            <w:u w:val="none"/>
            <w:lang w:val="en-US" w:eastAsia="zh-CN"/>
            <w:rPrChange w:id="150" w:author="燕子的WPS" w:date="2024-12-05T10:41:21Z">
              <w:rPr>
                <w:rFonts w:hint="eastAsia"/>
                <w:i w:val="0"/>
                <w:strike w:val="0"/>
                <w:color w:val="auto"/>
                <w:spacing w:val="0"/>
                <w:highlight w:val="none"/>
                <w:u w:val="none"/>
                <w:lang w:val="en-US" w:eastAsia="zh-CN"/>
              </w:rPr>
            </w:rPrChange>
          </w:rPr>
          <w:t>货币</w:t>
        </w:r>
      </w:ins>
      <w:ins w:id="151" w:author="燕子的WPS" w:date="2024-12-05T10:10:15Z">
        <w:r>
          <w:rPr>
            <w:rFonts w:hint="eastAsia"/>
            <w:i w:val="0"/>
            <w:strike w:val="0"/>
            <w:color w:val="auto"/>
            <w:spacing w:val="0"/>
            <w:highlight w:val="yellow"/>
            <w:u w:val="none"/>
            <w:lang w:val="en-US" w:eastAsia="zh-CN"/>
            <w:rPrChange w:id="152" w:author="燕子的WPS" w:date="2024-12-05T10:41:21Z">
              <w:rPr>
                <w:rFonts w:hint="eastAsia"/>
                <w:i w:val="0"/>
                <w:strike w:val="0"/>
                <w:color w:val="auto"/>
                <w:spacing w:val="0"/>
                <w:highlight w:val="none"/>
                <w:u w:val="none"/>
                <w:lang w:val="en-US" w:eastAsia="zh-CN"/>
              </w:rPr>
            </w:rPrChange>
          </w:rPr>
          <w:t>出资</w:t>
        </w:r>
      </w:ins>
      <w:ins w:id="153" w:author="燕子的WPS" w:date="2024-12-05T10:10:22Z">
        <w:r>
          <w:rPr>
            <w:rFonts w:hint="eastAsia"/>
            <w:i w:val="0"/>
            <w:strike w:val="0"/>
            <w:color w:val="auto"/>
            <w:spacing w:val="0"/>
            <w:highlight w:val="yellow"/>
            <w:u w:val="none"/>
            <w:lang w:val="en-US" w:eastAsia="zh-CN"/>
            <w:rPrChange w:id="154" w:author="燕子的WPS" w:date="2024-12-05T10:41:21Z">
              <w:rPr>
                <w:rFonts w:hint="eastAsia"/>
                <w:i w:val="0"/>
                <w:strike w:val="0"/>
                <w:color w:val="auto"/>
                <w:spacing w:val="0"/>
                <w:highlight w:val="none"/>
                <w:u w:val="none"/>
                <w:lang w:val="en-US" w:eastAsia="zh-CN"/>
              </w:rPr>
            </w:rPrChange>
          </w:rPr>
          <w:t>，</w:t>
        </w:r>
      </w:ins>
      <w:ins w:id="155" w:author="燕子的WPS" w:date="2024-12-05T10:11:46Z">
        <w:r>
          <w:rPr>
            <w:rFonts w:hint="eastAsia"/>
            <w:i w:val="0"/>
            <w:strike w:val="0"/>
            <w:color w:val="auto"/>
            <w:spacing w:val="0"/>
            <w:highlight w:val="yellow"/>
            <w:u w:val="none"/>
            <w:lang w:val="en-US" w:eastAsia="zh-CN"/>
            <w:rPrChange w:id="156" w:author="燕子的WPS" w:date="2024-12-05T10:41:21Z">
              <w:rPr>
                <w:rFonts w:hint="eastAsia"/>
                <w:i w:val="0"/>
                <w:strike w:val="0"/>
                <w:color w:val="auto"/>
                <w:spacing w:val="0"/>
                <w:highlight w:val="none"/>
                <w:u w:val="none"/>
                <w:lang w:val="en-US" w:eastAsia="zh-CN"/>
              </w:rPr>
            </w:rPrChange>
          </w:rPr>
          <w:t>持股</w:t>
        </w:r>
      </w:ins>
      <w:ins w:id="157" w:author="燕子的WPS" w:date="2024-12-05T10:11:48Z">
        <w:r>
          <w:rPr>
            <w:rFonts w:hint="eastAsia"/>
            <w:i w:val="0"/>
            <w:strike w:val="0"/>
            <w:color w:val="auto"/>
            <w:spacing w:val="0"/>
            <w:highlight w:val="yellow"/>
            <w:u w:val="none"/>
            <w:lang w:val="en-US" w:eastAsia="zh-CN"/>
            <w:rPrChange w:id="158" w:author="燕子的WPS" w:date="2024-12-05T10:41:21Z">
              <w:rPr>
                <w:rFonts w:hint="eastAsia"/>
                <w:i w:val="0"/>
                <w:strike w:val="0"/>
                <w:color w:val="auto"/>
                <w:spacing w:val="0"/>
                <w:highlight w:val="none"/>
                <w:u w:val="none"/>
                <w:lang w:val="en-US" w:eastAsia="zh-CN"/>
              </w:rPr>
            </w:rPrChange>
          </w:rPr>
          <w:t>比例为</w:t>
        </w:r>
      </w:ins>
      <w:ins w:id="159" w:author="燕子的WPS" w:date="2024-12-05T10:11:49Z">
        <w:r>
          <w:rPr>
            <w:rFonts w:hint="eastAsia"/>
            <w:i w:val="0"/>
            <w:strike w:val="0"/>
            <w:color w:val="auto"/>
            <w:spacing w:val="0"/>
            <w:highlight w:val="yellow"/>
            <w:u w:val="none"/>
            <w:lang w:val="en-US" w:eastAsia="zh-CN"/>
            <w:rPrChange w:id="160" w:author="燕子的WPS" w:date="2024-12-05T10:41:21Z">
              <w:rPr>
                <w:rFonts w:hint="eastAsia"/>
                <w:i w:val="0"/>
                <w:strike w:val="0"/>
                <w:color w:val="auto"/>
                <w:spacing w:val="0"/>
                <w:highlight w:val="none"/>
                <w:u w:val="none"/>
                <w:lang w:val="en-US" w:eastAsia="zh-CN"/>
              </w:rPr>
            </w:rPrChange>
          </w:rPr>
          <w:t>49</w:t>
        </w:r>
      </w:ins>
      <w:ins w:id="161" w:author="燕子的WPS" w:date="2024-12-05T10:11:51Z">
        <w:r>
          <w:rPr>
            <w:rFonts w:hint="eastAsia"/>
            <w:i w:val="0"/>
            <w:strike w:val="0"/>
            <w:color w:val="auto"/>
            <w:spacing w:val="0"/>
            <w:highlight w:val="yellow"/>
            <w:u w:val="none"/>
            <w:lang w:val="en-US" w:eastAsia="zh-CN"/>
            <w:rPrChange w:id="162" w:author="燕子的WPS" w:date="2024-12-05T10:41:21Z">
              <w:rPr>
                <w:rFonts w:hint="eastAsia"/>
                <w:i w:val="0"/>
                <w:strike w:val="0"/>
                <w:color w:val="auto"/>
                <w:spacing w:val="0"/>
                <w:highlight w:val="none"/>
                <w:u w:val="none"/>
                <w:lang w:val="en-US" w:eastAsia="zh-CN"/>
              </w:rPr>
            </w:rPrChange>
          </w:rPr>
          <w:t>%</w:t>
        </w:r>
      </w:ins>
      <w:ins w:id="163" w:author="燕子的WPS" w:date="2024-12-05T10:12:00Z">
        <w:r>
          <w:rPr>
            <w:rFonts w:hint="eastAsia"/>
            <w:i w:val="0"/>
            <w:strike w:val="0"/>
            <w:color w:val="auto"/>
            <w:spacing w:val="0"/>
            <w:highlight w:val="yellow"/>
            <w:u w:val="none"/>
            <w:lang w:val="en-US" w:eastAsia="zh-CN"/>
            <w:rPrChange w:id="164" w:author="燕子的WPS" w:date="2024-12-05T10:41:21Z">
              <w:rPr>
                <w:rFonts w:hint="eastAsia"/>
                <w:i w:val="0"/>
                <w:strike w:val="0"/>
                <w:color w:val="auto"/>
                <w:spacing w:val="0"/>
                <w:highlight w:val="none"/>
                <w:u w:val="none"/>
                <w:lang w:val="en-US" w:eastAsia="zh-CN"/>
              </w:rPr>
            </w:rPrChange>
          </w:rPr>
          <w:t>。</w:t>
        </w:r>
      </w:ins>
      <w:ins w:id="165" w:author="燕子的WPS" w:date="2024-12-04T15:46:30Z">
        <w:r>
          <w:rPr>
            <w:i w:val="0"/>
            <w:strike w:val="0"/>
            <w:color w:val="auto"/>
            <w:spacing w:val="0"/>
            <w:highlight w:val="yellow"/>
            <w:u w:val="none"/>
            <w:rPrChange w:id="166" w:author="燕子的WPS" w:date="2024-12-05T10:41:21Z">
              <w:rPr>
                <w:i w:val="0"/>
                <w:strike w:val="0"/>
                <w:spacing w:val="0"/>
                <w:u w:val="none"/>
              </w:rPr>
            </w:rPrChange>
          </w:rPr>
          <w:t>乙方</w:t>
        </w:r>
      </w:ins>
      <w:ins w:id="167" w:author="燕子的WPS" w:date="2024-12-05T10:13:45Z">
        <w:r>
          <w:rPr>
            <w:rFonts w:hint="eastAsia"/>
            <w:i w:val="0"/>
            <w:strike w:val="0"/>
            <w:color w:val="auto"/>
            <w:spacing w:val="0"/>
            <w:highlight w:val="yellow"/>
            <w:u w:val="none"/>
            <w:lang w:val="en-US" w:eastAsia="zh-CN"/>
            <w:rPrChange w:id="168" w:author="燕子的WPS" w:date="2024-12-05T10:41:21Z">
              <w:rPr>
                <w:rFonts w:hint="eastAsia"/>
                <w:i w:val="0"/>
                <w:strike w:val="0"/>
                <w:color w:val="auto"/>
                <w:spacing w:val="0"/>
                <w:highlight w:val="none"/>
                <w:u w:val="none"/>
                <w:lang w:val="en-US" w:eastAsia="zh-CN"/>
              </w:rPr>
            </w:rPrChange>
          </w:rPr>
          <w:t>于</w:t>
        </w:r>
      </w:ins>
      <w:ins w:id="169" w:author="燕子的WPS" w:date="2024-12-05T10:13:10Z">
        <w:r>
          <w:rPr>
            <w:rFonts w:hint="eastAsia"/>
            <w:i w:val="0"/>
            <w:strike w:val="0"/>
            <w:color w:val="auto"/>
            <w:spacing w:val="0"/>
            <w:highlight w:val="yellow"/>
            <w:u w:val="none"/>
            <w:lang w:val="en-US" w:eastAsia="zh-CN"/>
            <w:rPrChange w:id="170" w:author="燕子的WPS" w:date="2024-12-05T10:41:21Z">
              <w:rPr>
                <w:rFonts w:hint="eastAsia"/>
                <w:i w:val="0"/>
                <w:strike w:val="0"/>
                <w:color w:val="auto"/>
                <w:spacing w:val="0"/>
                <w:highlight w:val="none"/>
                <w:u w:val="none"/>
                <w:lang w:val="en-US" w:eastAsia="zh-CN"/>
              </w:rPr>
            </w:rPrChange>
          </w:rPr>
          <w:t>目标</w:t>
        </w:r>
      </w:ins>
      <w:ins w:id="171" w:author="燕子的WPS" w:date="2024-12-05T10:13:11Z">
        <w:r>
          <w:rPr>
            <w:rFonts w:hint="eastAsia"/>
            <w:i w:val="0"/>
            <w:strike w:val="0"/>
            <w:color w:val="auto"/>
            <w:spacing w:val="0"/>
            <w:highlight w:val="yellow"/>
            <w:u w:val="none"/>
            <w:lang w:val="en-US" w:eastAsia="zh-CN"/>
            <w:rPrChange w:id="172" w:author="燕子的WPS" w:date="2024-12-05T10:41:21Z">
              <w:rPr>
                <w:rFonts w:hint="eastAsia"/>
                <w:i w:val="0"/>
                <w:strike w:val="0"/>
                <w:color w:val="auto"/>
                <w:spacing w:val="0"/>
                <w:highlight w:val="none"/>
                <w:u w:val="none"/>
                <w:lang w:val="en-US" w:eastAsia="zh-CN"/>
              </w:rPr>
            </w:rPrChange>
          </w:rPr>
          <w:t>公司</w:t>
        </w:r>
      </w:ins>
      <w:ins w:id="173" w:author="燕子的WPS" w:date="2024-12-05T10:13:12Z">
        <w:r>
          <w:rPr>
            <w:rFonts w:hint="eastAsia"/>
            <w:i w:val="0"/>
            <w:strike w:val="0"/>
            <w:color w:val="auto"/>
            <w:spacing w:val="0"/>
            <w:highlight w:val="yellow"/>
            <w:u w:val="none"/>
            <w:lang w:val="en-US" w:eastAsia="zh-CN"/>
            <w:rPrChange w:id="174" w:author="燕子的WPS" w:date="2024-12-05T10:41:21Z">
              <w:rPr>
                <w:rFonts w:hint="eastAsia"/>
                <w:i w:val="0"/>
                <w:strike w:val="0"/>
                <w:color w:val="auto"/>
                <w:spacing w:val="0"/>
                <w:highlight w:val="none"/>
                <w:u w:val="none"/>
                <w:lang w:val="en-US" w:eastAsia="zh-CN"/>
              </w:rPr>
            </w:rPrChange>
          </w:rPr>
          <w:t>设立</w:t>
        </w:r>
      </w:ins>
      <w:ins w:id="175" w:author="燕子的WPS" w:date="2024-12-05T10:13:21Z">
        <w:r>
          <w:rPr>
            <w:rFonts w:hint="eastAsia"/>
            <w:i w:val="0"/>
            <w:strike w:val="0"/>
            <w:color w:val="auto"/>
            <w:spacing w:val="0"/>
            <w:highlight w:val="yellow"/>
            <w:u w:val="none"/>
            <w:lang w:val="en-US" w:eastAsia="zh-CN"/>
            <w:rPrChange w:id="176" w:author="燕子的WPS" w:date="2024-12-05T10:41:21Z">
              <w:rPr>
                <w:rFonts w:hint="eastAsia"/>
                <w:i w:val="0"/>
                <w:strike w:val="0"/>
                <w:color w:val="auto"/>
                <w:spacing w:val="0"/>
                <w:highlight w:val="none"/>
                <w:u w:val="none"/>
                <w:lang w:val="en-US" w:eastAsia="zh-CN"/>
              </w:rPr>
            </w:rPrChange>
          </w:rPr>
          <w:t>账户</w:t>
        </w:r>
      </w:ins>
      <w:ins w:id="177" w:author="燕子的WPS" w:date="2024-12-05T10:13:22Z">
        <w:r>
          <w:rPr>
            <w:rFonts w:hint="eastAsia"/>
            <w:i w:val="0"/>
            <w:strike w:val="0"/>
            <w:color w:val="auto"/>
            <w:spacing w:val="0"/>
            <w:highlight w:val="yellow"/>
            <w:u w:val="none"/>
            <w:lang w:val="en-US" w:eastAsia="zh-CN"/>
            <w:rPrChange w:id="178" w:author="燕子的WPS" w:date="2024-12-05T10:41:21Z">
              <w:rPr>
                <w:rFonts w:hint="eastAsia"/>
                <w:i w:val="0"/>
                <w:strike w:val="0"/>
                <w:color w:val="auto"/>
                <w:spacing w:val="0"/>
                <w:highlight w:val="none"/>
                <w:u w:val="none"/>
                <w:lang w:val="en-US" w:eastAsia="zh-CN"/>
              </w:rPr>
            </w:rPrChange>
          </w:rPr>
          <w:t>后</w:t>
        </w:r>
      </w:ins>
      <w:ins w:id="179" w:author="燕子的WPS" w:date="2024-12-05T10:13:27Z">
        <w:r>
          <w:rPr>
            <w:rFonts w:hint="eastAsia"/>
            <w:i w:val="0"/>
            <w:strike w:val="0"/>
            <w:color w:val="auto"/>
            <w:spacing w:val="0"/>
            <w:highlight w:val="yellow"/>
            <w:u w:val="none"/>
            <w:lang w:val="en-US" w:eastAsia="zh-CN"/>
            <w:rPrChange w:id="180" w:author="燕子的WPS" w:date="2024-12-05T10:41:21Z">
              <w:rPr>
                <w:rFonts w:hint="eastAsia"/>
                <w:i w:val="0"/>
                <w:strike w:val="0"/>
                <w:color w:val="auto"/>
                <w:spacing w:val="0"/>
                <w:highlight w:val="none"/>
                <w:u w:val="none"/>
                <w:lang w:val="en-US" w:eastAsia="zh-CN"/>
              </w:rPr>
            </w:rPrChange>
          </w:rPr>
          <w:t>10</w:t>
        </w:r>
      </w:ins>
      <w:ins w:id="181" w:author="燕子的WPS" w:date="2024-12-05T10:13:28Z">
        <w:r>
          <w:rPr>
            <w:rFonts w:hint="eastAsia"/>
            <w:i w:val="0"/>
            <w:strike w:val="0"/>
            <w:color w:val="auto"/>
            <w:spacing w:val="0"/>
            <w:highlight w:val="yellow"/>
            <w:u w:val="none"/>
            <w:lang w:val="en-US" w:eastAsia="zh-CN"/>
            <w:rPrChange w:id="182" w:author="燕子的WPS" w:date="2024-12-05T10:41:21Z">
              <w:rPr>
                <w:rFonts w:hint="eastAsia"/>
                <w:i w:val="0"/>
                <w:strike w:val="0"/>
                <w:color w:val="auto"/>
                <w:spacing w:val="0"/>
                <w:highlight w:val="none"/>
                <w:u w:val="none"/>
                <w:lang w:val="en-US" w:eastAsia="zh-CN"/>
              </w:rPr>
            </w:rPrChange>
          </w:rPr>
          <w:t>日内</w:t>
        </w:r>
      </w:ins>
      <w:ins w:id="183" w:author="燕子的WPS" w:date="2024-12-04T15:46:30Z">
        <w:r>
          <w:rPr>
            <w:i w:val="0"/>
            <w:strike w:val="0"/>
            <w:color w:val="auto"/>
            <w:spacing w:val="0"/>
            <w:highlight w:val="yellow"/>
            <w:u w:val="none"/>
            <w:rPrChange w:id="184" w:author="燕子的WPS" w:date="2024-12-05T10:41:21Z">
              <w:rPr>
                <w:i w:val="0"/>
                <w:strike w:val="0"/>
                <w:spacing w:val="0"/>
                <w:u w:val="none"/>
              </w:rPr>
            </w:rPrChange>
          </w:rPr>
          <w:t>支付10万元，</w:t>
        </w:r>
      </w:ins>
      <w:ins w:id="185" w:author="燕子的WPS" w:date="2024-12-05T10:13:56Z">
        <w:r>
          <w:rPr>
            <w:rFonts w:hint="eastAsia"/>
            <w:i w:val="0"/>
            <w:strike w:val="0"/>
            <w:color w:val="auto"/>
            <w:spacing w:val="0"/>
            <w:highlight w:val="yellow"/>
            <w:u w:val="none"/>
            <w:lang w:val="en-US" w:eastAsia="zh-CN"/>
            <w:rPrChange w:id="186" w:author="燕子的WPS" w:date="2024-12-05T10:41:21Z">
              <w:rPr>
                <w:rFonts w:hint="eastAsia"/>
                <w:i w:val="0"/>
                <w:strike w:val="0"/>
                <w:color w:val="auto"/>
                <w:spacing w:val="0"/>
                <w:highlight w:val="none"/>
                <w:u w:val="none"/>
                <w:lang w:val="en-US" w:eastAsia="zh-CN"/>
              </w:rPr>
            </w:rPrChange>
          </w:rPr>
          <w:t>于</w:t>
        </w:r>
      </w:ins>
      <w:ins w:id="187" w:author="燕子的WPS" w:date="2024-12-04T15:46:30Z">
        <w:r>
          <w:rPr>
            <w:i w:val="0"/>
            <w:strike w:val="0"/>
            <w:color w:val="auto"/>
            <w:spacing w:val="0"/>
            <w:highlight w:val="yellow"/>
            <w:u w:val="none"/>
            <w:rPrChange w:id="188" w:author="燕子的WPS" w:date="2024-12-05T10:41:21Z">
              <w:rPr>
                <w:i w:val="0"/>
                <w:strike w:val="0"/>
                <w:spacing w:val="0"/>
                <w:u w:val="none"/>
              </w:rPr>
            </w:rPrChange>
          </w:rPr>
          <w:t>2025年</w:t>
        </w:r>
      </w:ins>
      <w:ins w:id="189" w:author="燕子的WPS" w:date="2024-12-05T17:05:29Z">
        <w:r>
          <w:rPr>
            <w:rFonts w:hint="eastAsia"/>
            <w:i w:val="0"/>
            <w:strike w:val="0"/>
            <w:color w:val="auto"/>
            <w:spacing w:val="0"/>
            <w:highlight w:val="yellow"/>
            <w:u w:val="none"/>
            <w:lang w:val="en-US" w:eastAsia="zh-CN"/>
          </w:rPr>
          <w:t>0</w:t>
        </w:r>
      </w:ins>
      <w:ins w:id="190" w:author="燕子的WPS" w:date="2024-12-05T17:05:25Z">
        <w:r>
          <w:rPr>
            <w:rFonts w:hint="eastAsia"/>
            <w:i w:val="0"/>
            <w:strike w:val="0"/>
            <w:color w:val="auto"/>
            <w:spacing w:val="0"/>
            <w:highlight w:val="yellow"/>
            <w:u w:val="none"/>
            <w:lang w:eastAsia="zh-CN"/>
          </w:rPr>
          <w:t>4</w:t>
        </w:r>
      </w:ins>
      <w:ins w:id="191" w:author="燕子的WPS" w:date="2024-12-04T15:46:30Z">
        <w:r>
          <w:rPr>
            <w:i w:val="0"/>
            <w:strike w:val="0"/>
            <w:color w:val="auto"/>
            <w:spacing w:val="0"/>
            <w:highlight w:val="yellow"/>
            <w:u w:val="none"/>
            <w:rPrChange w:id="192" w:author="燕子的WPS" w:date="2024-12-05T10:41:21Z">
              <w:rPr>
                <w:i w:val="0"/>
                <w:strike w:val="0"/>
                <w:spacing w:val="0"/>
                <w:u w:val="none"/>
              </w:rPr>
            </w:rPrChange>
          </w:rPr>
          <w:t>月</w:t>
        </w:r>
      </w:ins>
      <w:ins w:id="193" w:author="燕子的WPS" w:date="2024-12-05T17:05:31Z">
        <w:r>
          <w:rPr>
            <w:rFonts w:hint="eastAsia"/>
            <w:i w:val="0"/>
            <w:strike w:val="0"/>
            <w:color w:val="auto"/>
            <w:spacing w:val="0"/>
            <w:highlight w:val="yellow"/>
            <w:u w:val="none"/>
            <w:lang w:val="en-US" w:eastAsia="zh-CN"/>
          </w:rPr>
          <w:t>0</w:t>
        </w:r>
      </w:ins>
      <w:ins w:id="194" w:author="燕子的WPS" w:date="2024-12-04T15:46:30Z">
        <w:r>
          <w:rPr>
            <w:i w:val="0"/>
            <w:strike w:val="0"/>
            <w:color w:val="auto"/>
            <w:spacing w:val="0"/>
            <w:highlight w:val="yellow"/>
            <w:u w:val="none"/>
            <w:rPrChange w:id="195" w:author="燕子的WPS" w:date="2024-12-05T10:41:21Z">
              <w:rPr>
                <w:i w:val="0"/>
                <w:strike w:val="0"/>
                <w:spacing w:val="0"/>
                <w:u w:val="none"/>
              </w:rPr>
            </w:rPrChange>
          </w:rPr>
          <w:t>1日前再支付10万元</w:t>
        </w:r>
      </w:ins>
      <w:ins w:id="196" w:author="燕子的WPS" w:date="2024-12-05T10:13:59Z">
        <w:r>
          <w:rPr>
            <w:rFonts w:hint="eastAsia"/>
            <w:i w:val="0"/>
            <w:strike w:val="0"/>
            <w:color w:val="auto"/>
            <w:spacing w:val="0"/>
            <w:highlight w:val="yellow"/>
            <w:u w:val="none"/>
            <w:lang w:eastAsia="zh-CN"/>
            <w:rPrChange w:id="197" w:author="燕子的WPS" w:date="2024-12-05T10:41:21Z">
              <w:rPr>
                <w:rFonts w:hint="eastAsia"/>
                <w:i w:val="0"/>
                <w:strike w:val="0"/>
                <w:color w:val="auto"/>
                <w:spacing w:val="0"/>
                <w:highlight w:val="none"/>
                <w:u w:val="none"/>
                <w:lang w:eastAsia="zh-CN"/>
              </w:rPr>
            </w:rPrChange>
          </w:rPr>
          <w:t>，</w:t>
        </w:r>
      </w:ins>
      <w:ins w:id="198" w:author="燕子的WPS" w:date="2024-12-04T15:46:30Z">
        <w:r>
          <w:rPr>
            <w:i w:val="0"/>
            <w:strike w:val="0"/>
            <w:color w:val="auto"/>
            <w:spacing w:val="0"/>
            <w:highlight w:val="yellow"/>
            <w:u w:val="none"/>
            <w:rPrChange w:id="199" w:author="燕子的WPS" w:date="2024-12-05T10:41:21Z">
              <w:rPr>
                <w:i w:val="0"/>
                <w:strike w:val="0"/>
                <w:spacing w:val="0"/>
                <w:u w:val="none"/>
              </w:rPr>
            </w:rPrChange>
          </w:rPr>
          <w:t>该20万元作为公司实缴注册资本</w:t>
        </w:r>
      </w:ins>
      <w:ins w:id="200" w:author="燕子的WPS" w:date="2024-12-05T17:08:39Z">
        <w:r>
          <w:rPr>
            <w:rFonts w:hint="eastAsia"/>
            <w:i w:val="0"/>
            <w:strike w:val="0"/>
            <w:color w:val="auto"/>
            <w:spacing w:val="0"/>
            <w:highlight w:val="yellow"/>
            <w:u w:val="none"/>
            <w:lang w:eastAsia="zh-CN"/>
          </w:rPr>
          <w:t>，</w:t>
        </w:r>
      </w:ins>
      <w:ins w:id="201" w:author="燕子的WPS" w:date="2024-12-05T17:08:53Z">
        <w:r>
          <w:rPr>
            <w:i w:val="0"/>
            <w:strike w:val="0"/>
            <w:spacing w:val="0"/>
            <w:u w:val="none"/>
          </w:rPr>
          <w:t>仅用于美房宝售前美化</w:t>
        </w:r>
      </w:ins>
      <w:ins w:id="202" w:author="燕子的WPS" w:date="2024-12-05T17:09:05Z">
        <w:r>
          <w:rPr>
            <w:rFonts w:hint="eastAsia"/>
            <w:i w:val="0"/>
            <w:strike w:val="0"/>
            <w:spacing w:val="0"/>
            <w:u w:val="none"/>
            <w:lang w:val="en-US" w:eastAsia="zh-CN"/>
          </w:rPr>
          <w:t>收房</w:t>
        </w:r>
      </w:ins>
      <w:ins w:id="203" w:author="燕子的WPS" w:date="2024-12-05T17:09:07Z">
        <w:r>
          <w:rPr>
            <w:rFonts w:hint="eastAsia"/>
            <w:i w:val="0"/>
            <w:strike w:val="0"/>
            <w:spacing w:val="0"/>
            <w:u w:val="none"/>
            <w:lang w:val="en-US" w:eastAsia="zh-CN"/>
          </w:rPr>
          <w:t>业务</w:t>
        </w:r>
      </w:ins>
      <w:ins w:id="204" w:author="燕子的WPS" w:date="2024-12-05T17:09:09Z">
        <w:r>
          <w:rPr>
            <w:rFonts w:hint="eastAsia"/>
            <w:i w:val="0"/>
            <w:strike w:val="0"/>
            <w:spacing w:val="0"/>
            <w:u w:val="none"/>
            <w:lang w:val="en-US" w:eastAsia="zh-CN"/>
          </w:rPr>
          <w:t>中</w:t>
        </w:r>
      </w:ins>
      <w:ins w:id="205" w:author="燕子的WPS" w:date="2024-12-05T17:09:11Z">
        <w:r>
          <w:rPr>
            <w:rFonts w:hint="eastAsia"/>
            <w:i w:val="0"/>
            <w:strike w:val="0"/>
            <w:spacing w:val="0"/>
            <w:u w:val="none"/>
            <w:lang w:val="en-US" w:eastAsia="zh-CN"/>
          </w:rPr>
          <w:t>的</w:t>
        </w:r>
      </w:ins>
      <w:ins w:id="206" w:author="燕子的WPS" w:date="2024-12-05T17:08:53Z">
        <w:r>
          <w:rPr>
            <w:rFonts w:hint="eastAsia"/>
            <w:i w:val="0"/>
            <w:strike w:val="0"/>
            <w:spacing w:val="0"/>
            <w:u w:val="none"/>
            <w:lang w:val="en-US" w:eastAsia="zh-CN"/>
          </w:rPr>
          <w:t>装修款支付，不得挪作他用</w:t>
        </w:r>
      </w:ins>
      <w:ins w:id="207" w:author="燕子的WPS" w:date="2024-12-05T17:08:53Z">
        <w:r>
          <w:rPr>
            <w:i w:val="0"/>
            <w:strike w:val="0"/>
            <w:spacing w:val="0"/>
            <w:u w:val="none"/>
          </w:rPr>
          <w:t>。</w:t>
        </w:r>
      </w:ins>
    </w:p>
    <w:p w14:paraId="14939D3F">
      <w:pPr>
        <w:snapToGrid/>
        <w:spacing w:line="360" w:lineRule="auto"/>
        <w:rPr>
          <w:ins w:id="209" w:author="燕子的WPS" w:date="2024-12-05T16:44:14Z"/>
          <w:rFonts w:hint="eastAsia"/>
          <w:i w:val="0"/>
          <w:strike w:val="0"/>
          <w:color w:val="auto"/>
          <w:spacing w:val="0"/>
          <w:highlight w:val="none"/>
          <w:u w:val="none"/>
          <w:lang w:val="en-US" w:eastAsia="zh-CN"/>
        </w:rPr>
        <w:pPrChange w:id="208" w:author="燕子的WPS" w:date="2024-12-05T10:39:31Z">
          <w:pPr>
            <w:snapToGrid/>
            <w:spacing w:line="240" w:lineRule="auto"/>
          </w:pPr>
        </w:pPrChange>
      </w:pPr>
      <w:ins w:id="210" w:author="燕子的WPS" w:date="2024-12-05T16:20:12Z">
        <w:r>
          <w:rPr>
            <w:rFonts w:hint="eastAsia"/>
            <w:i w:val="0"/>
            <w:strike w:val="0"/>
            <w:color w:val="auto"/>
            <w:spacing w:val="0"/>
            <w:highlight w:val="none"/>
            <w:u w:val="none"/>
            <w:lang w:val="en-US" w:eastAsia="zh-CN"/>
          </w:rPr>
          <w:t>1.</w:t>
        </w:r>
      </w:ins>
      <w:ins w:id="211" w:author="燕子的WPS" w:date="2024-12-05T16:20:13Z">
        <w:r>
          <w:rPr>
            <w:rFonts w:hint="eastAsia"/>
            <w:i w:val="0"/>
            <w:strike w:val="0"/>
            <w:color w:val="auto"/>
            <w:spacing w:val="0"/>
            <w:highlight w:val="none"/>
            <w:u w:val="none"/>
            <w:lang w:val="en-US" w:eastAsia="zh-CN"/>
          </w:rPr>
          <w:t>4</w:t>
        </w:r>
      </w:ins>
      <w:ins w:id="212" w:author="燕子的WPS" w:date="2024-12-05T16:20:14Z">
        <w:r>
          <w:rPr>
            <w:rFonts w:hint="eastAsia"/>
            <w:i w:val="0"/>
            <w:strike w:val="0"/>
            <w:color w:val="auto"/>
            <w:spacing w:val="0"/>
            <w:highlight w:val="none"/>
            <w:u w:val="none"/>
            <w:lang w:val="en-US" w:eastAsia="zh-CN"/>
          </w:rPr>
          <w:t>.</w:t>
        </w:r>
      </w:ins>
      <w:ins w:id="213" w:author="燕子的WPS" w:date="2024-12-05T16:44:13Z">
        <w:r>
          <w:rPr>
            <w:rFonts w:hint="eastAsia"/>
            <w:i w:val="0"/>
            <w:strike w:val="0"/>
            <w:color w:val="auto"/>
            <w:spacing w:val="0"/>
            <w:highlight w:val="none"/>
            <w:u w:val="none"/>
            <w:lang w:val="en-US" w:eastAsia="zh-CN"/>
          </w:rPr>
          <w:t>3</w:t>
        </w:r>
      </w:ins>
      <w:ins w:id="214" w:author="燕子的WPS" w:date="2024-12-05T16:20:14Z">
        <w:r>
          <w:rPr>
            <w:rFonts w:hint="eastAsia"/>
            <w:i w:val="0"/>
            <w:strike w:val="0"/>
            <w:color w:val="auto"/>
            <w:spacing w:val="0"/>
            <w:highlight w:val="none"/>
            <w:u w:val="none"/>
            <w:lang w:val="en-US" w:eastAsia="zh-CN"/>
          </w:rPr>
          <w:t xml:space="preserve"> </w:t>
        </w:r>
      </w:ins>
      <w:ins w:id="215" w:author="燕子的WPS" w:date="2024-12-05T16:20:42Z">
        <w:r>
          <w:rPr>
            <w:rFonts w:hint="eastAsia"/>
            <w:i w:val="0"/>
            <w:strike w:val="0"/>
            <w:color w:val="auto"/>
            <w:spacing w:val="0"/>
            <w:highlight w:val="none"/>
            <w:u w:val="none"/>
            <w:lang w:val="en-US" w:eastAsia="zh-CN"/>
          </w:rPr>
          <w:t>在</w:t>
        </w:r>
      </w:ins>
      <w:ins w:id="216" w:author="燕子的WPS" w:date="2024-12-05T16:43:34Z">
        <w:r>
          <w:rPr>
            <w:rFonts w:hint="eastAsia"/>
            <w:i w:val="0"/>
            <w:strike w:val="0"/>
            <w:spacing w:val="0"/>
            <w:u w:val="none"/>
            <w:lang w:val="en-US" w:eastAsia="zh-CN"/>
          </w:rPr>
          <w:t>公司登记机关</w:t>
        </w:r>
      </w:ins>
      <w:ins w:id="217" w:author="燕子的WPS" w:date="2024-12-05T16:43:48Z">
        <w:r>
          <w:rPr>
            <w:rFonts w:hint="eastAsia"/>
            <w:i w:val="0"/>
            <w:strike w:val="0"/>
            <w:spacing w:val="0"/>
            <w:u w:val="none"/>
            <w:lang w:val="en-US" w:eastAsia="zh-CN"/>
          </w:rPr>
          <w:t>注册</w:t>
        </w:r>
      </w:ins>
      <w:ins w:id="218" w:author="燕子的WPS" w:date="2024-12-05T16:43:49Z">
        <w:r>
          <w:rPr>
            <w:rFonts w:hint="eastAsia"/>
            <w:i w:val="0"/>
            <w:strike w:val="0"/>
            <w:spacing w:val="0"/>
            <w:u w:val="none"/>
            <w:lang w:val="en-US" w:eastAsia="zh-CN"/>
          </w:rPr>
          <w:t>登记</w:t>
        </w:r>
      </w:ins>
      <w:ins w:id="219" w:author="燕子的WPS" w:date="2024-12-05T16:43:51Z">
        <w:r>
          <w:rPr>
            <w:rFonts w:hint="eastAsia"/>
            <w:i w:val="0"/>
            <w:strike w:val="0"/>
            <w:spacing w:val="0"/>
            <w:u w:val="none"/>
            <w:lang w:val="en-US" w:eastAsia="zh-CN"/>
          </w:rPr>
          <w:t>时</w:t>
        </w:r>
      </w:ins>
      <w:ins w:id="220" w:author="燕子的WPS" w:date="2024-12-05T16:45:47Z">
        <w:r>
          <w:rPr>
            <w:rFonts w:hint="eastAsia"/>
            <w:i w:val="0"/>
            <w:strike w:val="0"/>
            <w:spacing w:val="0"/>
            <w:u w:val="none"/>
            <w:lang w:val="en-US" w:eastAsia="zh-CN"/>
          </w:rPr>
          <w:t>甲乙</w:t>
        </w:r>
      </w:ins>
      <w:ins w:id="221" w:author="燕子的WPS" w:date="2024-12-05T16:45:51Z">
        <w:r>
          <w:rPr>
            <w:rFonts w:hint="eastAsia"/>
            <w:i w:val="0"/>
            <w:strike w:val="0"/>
            <w:spacing w:val="0"/>
            <w:u w:val="none"/>
            <w:lang w:val="en-US" w:eastAsia="zh-CN"/>
          </w:rPr>
          <w:t>双方</w:t>
        </w:r>
      </w:ins>
      <w:ins w:id="222" w:author="燕子的WPS" w:date="2024-12-05T16:43:54Z">
        <w:r>
          <w:rPr>
            <w:rFonts w:hint="eastAsia"/>
            <w:i w:val="0"/>
            <w:strike w:val="0"/>
            <w:spacing w:val="0"/>
            <w:u w:val="none"/>
            <w:lang w:val="en-US" w:eastAsia="zh-CN"/>
          </w:rPr>
          <w:t>仍</w:t>
        </w:r>
      </w:ins>
      <w:ins w:id="223" w:author="燕子的WPS" w:date="2024-12-05T16:43:55Z">
        <w:r>
          <w:rPr>
            <w:rFonts w:hint="eastAsia"/>
            <w:i w:val="0"/>
            <w:strike w:val="0"/>
            <w:spacing w:val="0"/>
            <w:u w:val="none"/>
            <w:lang w:val="en-US" w:eastAsia="zh-CN"/>
          </w:rPr>
          <w:t>以</w:t>
        </w:r>
      </w:ins>
      <w:ins w:id="224" w:author="燕子的WPS" w:date="2024-12-05T16:20:52Z">
        <w:r>
          <w:rPr>
            <w:rFonts w:hint="eastAsia"/>
            <w:i w:val="0"/>
            <w:strike w:val="0"/>
            <w:color w:val="auto"/>
            <w:spacing w:val="0"/>
            <w:highlight w:val="none"/>
            <w:u w:val="none"/>
            <w:lang w:val="en-US" w:eastAsia="zh-CN"/>
          </w:rPr>
          <w:t>货币</w:t>
        </w:r>
      </w:ins>
      <w:ins w:id="225" w:author="燕子的WPS" w:date="2024-12-05T16:43:58Z">
        <w:r>
          <w:rPr>
            <w:rFonts w:hint="eastAsia"/>
            <w:i w:val="0"/>
            <w:strike w:val="0"/>
            <w:color w:val="auto"/>
            <w:spacing w:val="0"/>
            <w:highlight w:val="none"/>
            <w:u w:val="none"/>
            <w:lang w:val="en-US" w:eastAsia="zh-CN"/>
          </w:rPr>
          <w:t>形式</w:t>
        </w:r>
      </w:ins>
      <w:ins w:id="226" w:author="燕子的WPS" w:date="2024-12-05T16:20:53Z">
        <w:r>
          <w:rPr>
            <w:rFonts w:hint="eastAsia"/>
            <w:i w:val="0"/>
            <w:strike w:val="0"/>
            <w:color w:val="auto"/>
            <w:spacing w:val="0"/>
            <w:highlight w:val="none"/>
            <w:u w:val="none"/>
            <w:lang w:val="en-US" w:eastAsia="zh-CN"/>
          </w:rPr>
          <w:t>出资</w:t>
        </w:r>
      </w:ins>
      <w:ins w:id="227" w:author="燕子的WPS" w:date="2024-12-05T16:20:54Z">
        <w:r>
          <w:rPr>
            <w:rFonts w:hint="eastAsia"/>
            <w:i w:val="0"/>
            <w:strike w:val="0"/>
            <w:color w:val="auto"/>
            <w:spacing w:val="0"/>
            <w:highlight w:val="none"/>
            <w:u w:val="none"/>
            <w:lang w:val="en-US" w:eastAsia="zh-CN"/>
          </w:rPr>
          <w:t>，</w:t>
        </w:r>
      </w:ins>
      <w:ins w:id="228" w:author="燕子的WPS" w:date="2024-12-05T16:44:39Z">
        <w:r>
          <w:rPr>
            <w:rFonts w:hint="eastAsia"/>
            <w:i w:val="0"/>
            <w:strike w:val="0"/>
            <w:color w:val="auto"/>
            <w:spacing w:val="0"/>
            <w:highlight w:val="none"/>
            <w:u w:val="none"/>
            <w:lang w:val="en-US" w:eastAsia="zh-CN"/>
          </w:rPr>
          <w:t>如</w:t>
        </w:r>
      </w:ins>
      <w:ins w:id="229" w:author="燕子的WPS" w:date="2024-12-05T16:44:40Z">
        <w:r>
          <w:rPr>
            <w:rFonts w:hint="eastAsia"/>
            <w:i w:val="0"/>
            <w:strike w:val="0"/>
            <w:color w:val="auto"/>
            <w:spacing w:val="0"/>
            <w:highlight w:val="none"/>
            <w:u w:val="none"/>
            <w:lang w:val="en-US" w:eastAsia="zh-CN"/>
          </w:rPr>
          <w:t>公司</w:t>
        </w:r>
      </w:ins>
      <w:ins w:id="230" w:author="燕子的WPS" w:date="2024-12-05T16:44:41Z">
        <w:r>
          <w:rPr>
            <w:rFonts w:hint="eastAsia"/>
            <w:i w:val="0"/>
            <w:strike w:val="0"/>
            <w:color w:val="auto"/>
            <w:spacing w:val="0"/>
            <w:highlight w:val="none"/>
            <w:u w:val="none"/>
            <w:lang w:val="en-US" w:eastAsia="zh-CN"/>
          </w:rPr>
          <w:t>登记</w:t>
        </w:r>
      </w:ins>
      <w:ins w:id="231" w:author="燕子的WPS" w:date="2024-12-05T16:44:43Z">
        <w:r>
          <w:rPr>
            <w:rFonts w:hint="eastAsia"/>
            <w:i w:val="0"/>
            <w:strike w:val="0"/>
            <w:color w:val="auto"/>
            <w:spacing w:val="0"/>
            <w:highlight w:val="none"/>
            <w:u w:val="none"/>
            <w:lang w:val="en-US" w:eastAsia="zh-CN"/>
          </w:rPr>
          <w:t>机关</w:t>
        </w:r>
      </w:ins>
      <w:ins w:id="232" w:author="燕子的WPS" w:date="2024-12-05T16:44:44Z">
        <w:r>
          <w:rPr>
            <w:rFonts w:hint="eastAsia"/>
            <w:i w:val="0"/>
            <w:strike w:val="0"/>
            <w:color w:val="auto"/>
            <w:spacing w:val="0"/>
            <w:highlight w:val="none"/>
            <w:u w:val="none"/>
            <w:lang w:val="en-US" w:eastAsia="zh-CN"/>
          </w:rPr>
          <w:t>登记的</w:t>
        </w:r>
      </w:ins>
      <w:ins w:id="233" w:author="燕子的WPS" w:date="2024-12-05T16:44:48Z">
        <w:r>
          <w:rPr>
            <w:rFonts w:hint="eastAsia"/>
            <w:i w:val="0"/>
            <w:strike w:val="0"/>
            <w:color w:val="auto"/>
            <w:spacing w:val="0"/>
            <w:highlight w:val="none"/>
            <w:u w:val="none"/>
            <w:lang w:val="en-US" w:eastAsia="zh-CN"/>
          </w:rPr>
          <w:t>股东</w:t>
        </w:r>
      </w:ins>
      <w:ins w:id="234" w:author="燕子的WPS" w:date="2024-12-05T16:46:03Z">
        <w:r>
          <w:rPr>
            <w:rFonts w:hint="eastAsia"/>
            <w:i w:val="0"/>
            <w:strike w:val="0"/>
            <w:color w:val="auto"/>
            <w:spacing w:val="0"/>
            <w:highlight w:val="none"/>
            <w:u w:val="none"/>
            <w:lang w:val="en-US" w:eastAsia="zh-CN"/>
          </w:rPr>
          <w:t>信息</w:t>
        </w:r>
      </w:ins>
      <w:ins w:id="235" w:author="燕子的WPS" w:date="2024-12-05T16:44:49Z">
        <w:r>
          <w:rPr>
            <w:rFonts w:hint="eastAsia"/>
            <w:i w:val="0"/>
            <w:strike w:val="0"/>
            <w:color w:val="auto"/>
            <w:spacing w:val="0"/>
            <w:highlight w:val="none"/>
            <w:u w:val="none"/>
            <w:lang w:val="en-US" w:eastAsia="zh-CN"/>
          </w:rPr>
          <w:t>、</w:t>
        </w:r>
      </w:ins>
      <w:ins w:id="236" w:author="燕子的WPS" w:date="2024-12-05T16:44:52Z">
        <w:r>
          <w:rPr>
            <w:rFonts w:hint="eastAsia"/>
            <w:i w:val="0"/>
            <w:strike w:val="0"/>
            <w:color w:val="auto"/>
            <w:spacing w:val="0"/>
            <w:highlight w:val="none"/>
            <w:u w:val="none"/>
            <w:lang w:val="en-US" w:eastAsia="zh-CN"/>
          </w:rPr>
          <w:t>出资</w:t>
        </w:r>
      </w:ins>
      <w:ins w:id="237" w:author="燕子的WPS" w:date="2024-12-05T16:44:58Z">
        <w:r>
          <w:rPr>
            <w:rFonts w:hint="eastAsia"/>
            <w:i w:val="0"/>
            <w:strike w:val="0"/>
            <w:color w:val="auto"/>
            <w:spacing w:val="0"/>
            <w:highlight w:val="none"/>
            <w:u w:val="none"/>
            <w:lang w:val="en-US" w:eastAsia="zh-CN"/>
          </w:rPr>
          <w:t>情况</w:t>
        </w:r>
      </w:ins>
      <w:ins w:id="238" w:author="燕子的WPS" w:date="2024-12-05T16:45:17Z">
        <w:r>
          <w:rPr>
            <w:rFonts w:hint="eastAsia"/>
            <w:i w:val="0"/>
            <w:strike w:val="0"/>
            <w:color w:val="auto"/>
            <w:spacing w:val="0"/>
            <w:highlight w:val="none"/>
            <w:u w:val="none"/>
            <w:lang w:val="en-US" w:eastAsia="zh-CN"/>
          </w:rPr>
          <w:t>、</w:t>
        </w:r>
      </w:ins>
      <w:ins w:id="239" w:author="燕子的WPS" w:date="2024-12-05T16:45:19Z">
        <w:r>
          <w:rPr>
            <w:rFonts w:hint="eastAsia"/>
            <w:i w:val="0"/>
            <w:strike w:val="0"/>
            <w:color w:val="auto"/>
            <w:spacing w:val="0"/>
            <w:highlight w:val="none"/>
            <w:u w:val="none"/>
            <w:lang w:val="en-US" w:eastAsia="zh-CN"/>
          </w:rPr>
          <w:t>公司</w:t>
        </w:r>
      </w:ins>
      <w:ins w:id="240" w:author="燕子的WPS" w:date="2024-12-05T16:45:21Z">
        <w:r>
          <w:rPr>
            <w:rFonts w:hint="eastAsia"/>
            <w:i w:val="0"/>
            <w:strike w:val="0"/>
            <w:color w:val="auto"/>
            <w:spacing w:val="0"/>
            <w:highlight w:val="none"/>
            <w:u w:val="none"/>
            <w:lang w:val="en-US" w:eastAsia="zh-CN"/>
          </w:rPr>
          <w:t>章程等</w:t>
        </w:r>
      </w:ins>
      <w:ins w:id="241" w:author="燕子的WPS" w:date="2024-12-05T16:20:56Z">
        <w:r>
          <w:rPr>
            <w:rFonts w:hint="eastAsia"/>
            <w:i w:val="0"/>
            <w:strike w:val="0"/>
            <w:color w:val="auto"/>
            <w:spacing w:val="0"/>
            <w:highlight w:val="none"/>
            <w:u w:val="none"/>
            <w:lang w:val="en-US" w:eastAsia="zh-CN"/>
          </w:rPr>
          <w:t>与</w:t>
        </w:r>
      </w:ins>
      <w:ins w:id="242" w:author="燕子的WPS" w:date="2024-12-05T16:45:27Z">
        <w:r>
          <w:rPr>
            <w:rFonts w:hint="eastAsia"/>
            <w:i w:val="0"/>
            <w:strike w:val="0"/>
            <w:color w:val="auto"/>
            <w:spacing w:val="0"/>
            <w:highlight w:val="none"/>
            <w:u w:val="none"/>
            <w:lang w:val="en-US" w:eastAsia="zh-CN"/>
          </w:rPr>
          <w:t>本协议</w:t>
        </w:r>
      </w:ins>
      <w:ins w:id="243" w:author="燕子的WPS" w:date="2024-12-05T16:21:00Z">
        <w:r>
          <w:rPr>
            <w:rFonts w:hint="eastAsia"/>
            <w:i w:val="0"/>
            <w:strike w:val="0"/>
            <w:color w:val="auto"/>
            <w:spacing w:val="0"/>
            <w:highlight w:val="none"/>
            <w:u w:val="none"/>
            <w:lang w:val="en-US" w:eastAsia="zh-CN"/>
          </w:rPr>
          <w:t>冲突</w:t>
        </w:r>
      </w:ins>
      <w:ins w:id="244" w:author="燕子的WPS" w:date="2024-12-05T16:45:29Z">
        <w:r>
          <w:rPr>
            <w:rFonts w:hint="eastAsia"/>
            <w:i w:val="0"/>
            <w:strike w:val="0"/>
            <w:color w:val="auto"/>
            <w:spacing w:val="0"/>
            <w:highlight w:val="none"/>
            <w:u w:val="none"/>
            <w:lang w:val="en-US" w:eastAsia="zh-CN"/>
          </w:rPr>
          <w:t>的</w:t>
        </w:r>
      </w:ins>
      <w:ins w:id="245" w:author="燕子的WPS" w:date="2024-12-05T16:45:30Z">
        <w:r>
          <w:rPr>
            <w:rFonts w:hint="eastAsia"/>
            <w:i w:val="0"/>
            <w:strike w:val="0"/>
            <w:color w:val="auto"/>
            <w:spacing w:val="0"/>
            <w:highlight w:val="none"/>
            <w:u w:val="none"/>
            <w:lang w:val="en-US" w:eastAsia="zh-CN"/>
          </w:rPr>
          <w:t>，</w:t>
        </w:r>
      </w:ins>
      <w:ins w:id="246" w:author="燕子的WPS" w:date="2024-12-05T16:21:01Z">
        <w:r>
          <w:rPr>
            <w:rFonts w:hint="eastAsia"/>
            <w:i w:val="0"/>
            <w:strike w:val="0"/>
            <w:color w:val="auto"/>
            <w:spacing w:val="0"/>
            <w:highlight w:val="none"/>
            <w:u w:val="none"/>
            <w:lang w:val="en-US" w:eastAsia="zh-CN"/>
          </w:rPr>
          <w:t>以</w:t>
        </w:r>
      </w:ins>
      <w:ins w:id="247" w:author="燕子的WPS" w:date="2024-12-05T16:21:02Z">
        <w:r>
          <w:rPr>
            <w:rFonts w:hint="eastAsia"/>
            <w:i w:val="0"/>
            <w:strike w:val="0"/>
            <w:color w:val="auto"/>
            <w:spacing w:val="0"/>
            <w:highlight w:val="none"/>
            <w:u w:val="none"/>
            <w:lang w:val="en-US" w:eastAsia="zh-CN"/>
          </w:rPr>
          <w:t>本</w:t>
        </w:r>
      </w:ins>
      <w:ins w:id="248" w:author="燕子的WPS" w:date="2024-12-05T16:21:04Z">
        <w:r>
          <w:rPr>
            <w:rFonts w:hint="eastAsia"/>
            <w:i w:val="0"/>
            <w:strike w:val="0"/>
            <w:color w:val="auto"/>
            <w:spacing w:val="0"/>
            <w:highlight w:val="none"/>
            <w:u w:val="none"/>
            <w:lang w:val="en-US" w:eastAsia="zh-CN"/>
          </w:rPr>
          <w:t>协议</w:t>
        </w:r>
      </w:ins>
      <w:ins w:id="249" w:author="燕子的WPS" w:date="2024-12-05T16:21:07Z">
        <w:r>
          <w:rPr>
            <w:rFonts w:hint="eastAsia"/>
            <w:i w:val="0"/>
            <w:strike w:val="0"/>
            <w:color w:val="auto"/>
            <w:spacing w:val="0"/>
            <w:highlight w:val="none"/>
            <w:u w:val="none"/>
            <w:lang w:val="en-US" w:eastAsia="zh-CN"/>
          </w:rPr>
          <w:t>为准</w:t>
        </w:r>
      </w:ins>
      <w:ins w:id="250" w:author="燕子的WPS" w:date="2024-12-05T16:21:08Z">
        <w:r>
          <w:rPr>
            <w:rFonts w:hint="eastAsia"/>
            <w:i w:val="0"/>
            <w:strike w:val="0"/>
            <w:color w:val="auto"/>
            <w:spacing w:val="0"/>
            <w:highlight w:val="none"/>
            <w:u w:val="none"/>
            <w:lang w:val="en-US" w:eastAsia="zh-CN"/>
          </w:rPr>
          <w:t>。</w:t>
        </w:r>
      </w:ins>
    </w:p>
    <w:p w14:paraId="1E2E7F36">
      <w:pPr>
        <w:snapToGrid/>
        <w:spacing w:line="360" w:lineRule="auto"/>
        <w:rPr>
          <w:ins w:id="252" w:author="燕子的WPS" w:date="2024-12-04T15:46:18Z"/>
          <w:rFonts w:hint="default"/>
          <w:i w:val="0"/>
          <w:strike w:val="0"/>
          <w:color w:val="auto"/>
          <w:spacing w:val="0"/>
          <w:highlight w:val="none"/>
          <w:u w:val="none"/>
          <w:rPrChange w:id="253" w:author="燕子的WPS" w:date="2024-12-05T10:04:24Z">
            <w:rPr>
              <w:ins w:id="254" w:author="燕子的WPS" w:date="2024-12-04T15:46:18Z"/>
              <w:i w:val="0"/>
              <w:strike w:val="0"/>
              <w:spacing w:val="0"/>
              <w:u w:val="none"/>
            </w:rPr>
          </w:rPrChange>
        </w:rPr>
        <w:pPrChange w:id="251" w:author="燕子的WPS" w:date="2024-12-05T10:39:31Z">
          <w:pPr>
            <w:snapToGrid/>
            <w:spacing w:line="240" w:lineRule="auto"/>
          </w:pPr>
        </w:pPrChange>
      </w:pPr>
      <w:ins w:id="255" w:author="燕子的WPS" w:date="2024-12-05T16:44:15Z">
        <w:r>
          <w:rPr>
            <w:rFonts w:hint="eastAsia"/>
            <w:i w:val="0"/>
            <w:strike w:val="0"/>
            <w:color w:val="auto"/>
            <w:spacing w:val="0"/>
            <w:highlight w:val="none"/>
            <w:u w:val="none"/>
            <w:lang w:val="en-US" w:eastAsia="zh-CN"/>
          </w:rPr>
          <w:t>1.4.</w:t>
        </w:r>
      </w:ins>
      <w:ins w:id="256" w:author="燕子的WPS" w:date="2024-12-05T16:46:14Z">
        <w:r>
          <w:rPr>
            <w:rFonts w:hint="eastAsia"/>
            <w:i w:val="0"/>
            <w:strike w:val="0"/>
            <w:color w:val="auto"/>
            <w:spacing w:val="0"/>
            <w:highlight w:val="none"/>
            <w:u w:val="none"/>
            <w:lang w:val="en-US" w:eastAsia="zh-CN"/>
          </w:rPr>
          <w:t>4</w:t>
        </w:r>
      </w:ins>
      <w:ins w:id="257" w:author="燕子的WPS" w:date="2024-12-05T16:44:15Z">
        <w:r>
          <w:rPr>
            <w:rFonts w:hint="eastAsia"/>
            <w:i w:val="0"/>
            <w:strike w:val="0"/>
            <w:color w:val="auto"/>
            <w:spacing w:val="0"/>
            <w:highlight w:val="none"/>
            <w:u w:val="none"/>
            <w:lang w:val="en-US" w:eastAsia="zh-CN"/>
          </w:rPr>
          <w:t xml:space="preserve"> 各方同意，如非货币</w:t>
        </w:r>
      </w:ins>
      <w:ins w:id="258" w:author="燕子的WPS" w:date="2024-12-05T16:44:15Z">
        <w:del w:id="259" w:author="WPS_1694681634" w:date="2024-12-06T16:16:51Z">
          <w:r>
            <w:rPr>
              <w:rFonts w:hint="default"/>
              <w:i w:val="0"/>
              <w:strike w:val="0"/>
              <w:color w:val="auto"/>
              <w:spacing w:val="0"/>
              <w:highlight w:val="none"/>
              <w:u w:val="none"/>
              <w:lang w:val="en-US" w:eastAsia="zh-CN"/>
            </w:rPr>
            <w:delText>出货</w:delText>
          </w:r>
        </w:del>
      </w:ins>
      <w:ins w:id="260" w:author="WPS_1694681634" w:date="2024-12-06T16:16:52Z">
        <w:r>
          <w:rPr>
            <w:rFonts w:hint="eastAsia"/>
            <w:i w:val="0"/>
            <w:strike w:val="0"/>
            <w:color w:val="auto"/>
            <w:spacing w:val="0"/>
            <w:highlight w:val="none"/>
            <w:u w:val="none"/>
            <w:lang w:val="en-US" w:eastAsia="zh-CN"/>
          </w:rPr>
          <w:t>出资</w:t>
        </w:r>
      </w:ins>
      <w:ins w:id="261" w:author="燕子的WPS" w:date="2024-12-05T16:44:15Z">
        <w:r>
          <w:rPr>
            <w:rFonts w:hint="eastAsia"/>
            <w:i w:val="0"/>
            <w:strike w:val="0"/>
            <w:color w:val="auto"/>
            <w:spacing w:val="0"/>
            <w:highlight w:val="none"/>
            <w:u w:val="none"/>
            <w:lang w:val="en-US" w:eastAsia="zh-CN"/>
          </w:rPr>
          <w:t>一方未按本协议约定完成出资义务的，则其余股东有权要求非货币出资一方用等额的货币替换出资资产。</w:t>
        </w:r>
      </w:ins>
    </w:p>
    <w:p w14:paraId="46CAA3F7">
      <w:pPr>
        <w:snapToGrid/>
        <w:spacing w:line="360" w:lineRule="auto"/>
        <w:rPr>
          <w:del w:id="263" w:author="燕子的WPS" w:date="2024-12-04T15:46:15Z"/>
          <w:rFonts w:hint="default"/>
          <w:i w:val="0"/>
          <w:strike w:val="0"/>
          <w:spacing w:val="0"/>
          <w:u w:val="none"/>
          <w:lang w:val="en-US" w:eastAsia="zh-CN"/>
        </w:rPr>
        <w:pPrChange w:id="262" w:author="燕子的WPS" w:date="2024-12-05T10:39:31Z">
          <w:pPr>
            <w:snapToGrid/>
            <w:spacing w:line="240" w:lineRule="auto"/>
          </w:pPr>
        </w:pPrChange>
      </w:pPr>
      <w:del w:id="264" w:author="燕子的WPS" w:date="2024-12-04T15:46:15Z">
        <w:r>
          <w:rPr>
            <w:i w:val="0"/>
            <w:strike w:val="0"/>
            <w:spacing w:val="0"/>
            <w:u w:val="none"/>
          </w:rPr>
          <w:delText>1.3 公司的注册资本：人民币</w:delText>
        </w:r>
      </w:del>
      <w:del w:id="265" w:author="燕子的WPS" w:date="2024-12-04T15:46:15Z">
        <w:r>
          <w:rPr>
            <w:i w:val="0"/>
            <w:strike w:val="0"/>
            <w:spacing w:val="0"/>
            <w:u w:val="single"/>
            <w:rPrChange w:id="266" w:author="燕子的WPS" w:date="2024-12-04T13:10:02Z">
              <w:rPr>
                <w:i w:val="0"/>
                <w:strike w:val="0"/>
                <w:spacing w:val="0"/>
                <w:u w:val="none"/>
              </w:rPr>
            </w:rPrChange>
          </w:rPr>
          <w:delText>20万元（大写：人民币</w:delText>
        </w:r>
      </w:del>
      <w:del w:id="267" w:author="燕子的WPS" w:date="2024-12-04T15:46:15Z">
        <w:r>
          <w:rPr>
            <w:i w:val="0"/>
            <w:strike w:val="0"/>
            <w:spacing w:val="0"/>
            <w:u w:val="single"/>
            <w:rPrChange w:id="268" w:author="燕子的WPS" w:date="2024-12-04T13:10:02Z">
              <w:rPr>
                <w:i w:val="0"/>
                <w:strike w:val="0"/>
                <w:spacing w:val="0"/>
                <w:u w:val="none"/>
              </w:rPr>
            </w:rPrChange>
          </w:rPr>
          <w:delText>贰拾万</w:delText>
        </w:r>
      </w:del>
      <w:del w:id="269" w:author="燕子的WPS" w:date="2024-12-04T15:46:15Z">
        <w:r>
          <w:rPr>
            <w:i w:val="0"/>
            <w:strike w:val="0"/>
            <w:spacing w:val="0"/>
            <w:u w:val="none"/>
          </w:rPr>
          <w:delText>元整）。甲方</w:delText>
        </w:r>
      </w:del>
      <w:del w:id="270" w:author="燕子的WPS" w:date="2024-12-04T15:46:15Z">
        <w:r>
          <w:rPr>
            <w:rFonts w:hint="default"/>
            <w:i w:val="0"/>
            <w:strike w:val="0"/>
            <w:spacing w:val="0"/>
            <w:u w:val="none"/>
            <w:lang w:val="en-US"/>
          </w:rPr>
          <w:delText>认缴51%，即</w:delText>
        </w:r>
      </w:del>
      <w:del w:id="271" w:author="燕子的WPS" w:date="2024-12-04T15:46:15Z">
        <w:r>
          <w:rPr>
            <w:rFonts w:hint="default"/>
            <w:i w:val="0"/>
            <w:strike w:val="0"/>
            <w:spacing w:val="0"/>
            <w:u w:val="single"/>
            <w:lang w:val="en-US"/>
            <w:rPrChange w:id="272" w:author="燕子的WPS" w:date="2024-12-04T13:10:09Z">
              <w:rPr>
                <w:rFonts w:hint="default"/>
                <w:i w:val="0"/>
                <w:strike w:val="0"/>
                <w:spacing w:val="0"/>
                <w:u w:val="none"/>
                <w:lang w:val="en-US"/>
              </w:rPr>
            </w:rPrChange>
          </w:rPr>
          <w:delText>10.2万元</w:delText>
        </w:r>
      </w:del>
      <w:del w:id="273" w:author="燕子的WPS" w:date="2024-12-04T15:46:15Z">
        <w:r>
          <w:rPr>
            <w:i w:val="0"/>
            <w:strike w:val="0"/>
            <w:spacing w:val="0"/>
            <w:u w:val="none"/>
          </w:rPr>
          <w:delText>；乙方认缴49%，即9.8万元。</w:delText>
        </w:r>
      </w:del>
    </w:p>
    <w:p w14:paraId="0EAE8297">
      <w:pPr>
        <w:snapToGrid/>
        <w:spacing w:line="360" w:lineRule="auto"/>
        <w:rPr>
          <w:del w:id="275" w:author="燕子的WPS" w:date="2024-12-04T15:46:15Z"/>
        </w:rPr>
        <w:pPrChange w:id="274" w:author="燕子的WPS" w:date="2024-12-05T10:39:31Z">
          <w:pPr>
            <w:snapToGrid/>
            <w:spacing w:line="240" w:lineRule="auto"/>
          </w:pPr>
        </w:pPrChange>
      </w:pPr>
      <w:del w:id="276" w:author="燕子的WPS" w:date="2024-12-04T15:46:15Z">
        <w:r>
          <w:rPr>
            <w:i w:val="0"/>
            <w:strike w:val="0"/>
            <w:spacing w:val="0"/>
            <w:u w:val="none"/>
          </w:rPr>
          <w:delText>1.4 出资方式：各方均以货币形式出资。</w:delText>
        </w:r>
      </w:del>
    </w:p>
    <w:p w14:paraId="63978975">
      <w:pPr>
        <w:snapToGrid/>
        <w:spacing w:line="360" w:lineRule="auto"/>
        <w:rPr>
          <w:del w:id="278" w:author="燕子的WPS" w:date="2024-12-04T14:24:20Z"/>
        </w:rPr>
        <w:pPrChange w:id="277" w:author="燕子的WPS" w:date="2024-12-05T10:39:31Z">
          <w:pPr>
            <w:snapToGrid/>
            <w:spacing w:line="240" w:lineRule="auto"/>
          </w:pPr>
        </w:pPrChange>
      </w:pPr>
      <w:del w:id="279" w:author="燕子的WPS" w:date="2024-12-04T15:46:15Z">
        <w:r>
          <w:rPr>
            <w:i w:val="0"/>
            <w:strike w:val="0"/>
            <w:spacing w:val="0"/>
            <w:u w:val="none"/>
          </w:rPr>
          <w:delText>1.</w:delText>
        </w:r>
      </w:del>
      <w:del w:id="280" w:author="燕子的WPS" w:date="2024-12-04T15:46:15Z">
        <w:r>
          <w:rPr>
            <w:rFonts w:hint="default"/>
            <w:i w:val="0"/>
            <w:strike w:val="0"/>
            <w:spacing w:val="0"/>
            <w:u w:val="none"/>
            <w:lang w:val="en-US"/>
          </w:rPr>
          <w:delText>5</w:delText>
        </w:r>
      </w:del>
      <w:del w:id="281" w:author="燕子的WPS" w:date="2024-12-04T15:46:15Z">
        <w:r>
          <w:rPr>
            <w:i w:val="0"/>
            <w:strike w:val="0"/>
            <w:spacing w:val="0"/>
            <w:u w:val="none"/>
          </w:rPr>
          <w:delText xml:space="preserve"> 出资时间：</w:delText>
        </w:r>
      </w:del>
      <w:del w:id="282" w:author="燕子的WPS" w:date="2024-12-04T14:24:20Z">
        <w:r>
          <w:rPr>
            <w:i w:val="0"/>
            <w:strike w:val="0"/>
            <w:spacing w:val="0"/>
            <w:u w:val="none"/>
          </w:rPr>
          <w:delText>乙方在协议签署后支付10万元，2025年3月1日前再支付10万元。该20万元作为公司实缴注册资本，仅用于美房宝售前美化。</w:delText>
        </w:r>
      </w:del>
    </w:p>
    <w:p w14:paraId="472CFE58">
      <w:pPr>
        <w:snapToGrid/>
        <w:spacing w:line="360" w:lineRule="auto"/>
        <w:pPrChange w:id="283" w:author="燕子的WPS" w:date="2024-12-05T10:39:31Z">
          <w:pPr>
            <w:snapToGrid/>
            <w:spacing w:line="240" w:lineRule="auto"/>
          </w:pPr>
        </w:pPrChange>
      </w:pPr>
      <w:r>
        <w:rPr>
          <w:b/>
          <w:i w:val="0"/>
          <w:strike w:val="0"/>
          <w:spacing w:val="0"/>
          <w:u w:val="none"/>
        </w:rPr>
        <w:t>第二条 公司</w:t>
      </w:r>
      <w:del w:id="284" w:author="燕子的WPS" w:date="2024-12-04T14:27:34Z">
        <w:r>
          <w:rPr>
            <w:rFonts w:hint="default"/>
            <w:b/>
            <w:i w:val="0"/>
            <w:strike w:val="0"/>
            <w:spacing w:val="0"/>
            <w:u w:val="none"/>
            <w:lang w:val="en-US"/>
          </w:rPr>
          <w:delText>业务</w:delText>
        </w:r>
      </w:del>
      <w:ins w:id="285" w:author="燕子的WPS" w:date="2024-12-04T14:27:35Z">
        <w:r>
          <w:rPr>
            <w:rFonts w:hint="eastAsia"/>
            <w:b/>
            <w:i w:val="0"/>
            <w:strike w:val="0"/>
            <w:spacing w:val="0"/>
            <w:u w:val="none"/>
            <w:lang w:val="en-US" w:eastAsia="zh-CN"/>
          </w:rPr>
          <w:t>经营</w:t>
        </w:r>
      </w:ins>
      <w:r>
        <w:rPr>
          <w:b/>
          <w:i w:val="0"/>
          <w:strike w:val="0"/>
          <w:spacing w:val="0"/>
          <w:u w:val="none"/>
        </w:rPr>
        <w:t>范围</w:t>
      </w:r>
    </w:p>
    <w:p w14:paraId="2F84D8C2">
      <w:pPr>
        <w:snapToGrid/>
        <w:spacing w:line="360" w:lineRule="auto"/>
        <w:pPrChange w:id="286" w:author="燕子的WPS" w:date="2024-12-05T10:39:31Z">
          <w:pPr>
            <w:snapToGrid/>
            <w:spacing w:line="240" w:lineRule="auto"/>
          </w:pPr>
        </w:pPrChange>
      </w:pPr>
      <w:ins w:id="287" w:author="燕子的WPS" w:date="2024-12-04T14:28:38Z">
        <w:r>
          <w:rPr>
            <w:rFonts w:hint="eastAsia"/>
            <w:i w:val="0"/>
            <w:strike w:val="0"/>
            <w:spacing w:val="0"/>
            <w:u w:val="none"/>
            <w:lang w:val="en-US" w:eastAsia="zh-CN"/>
          </w:rPr>
          <w:t>目标</w:t>
        </w:r>
      </w:ins>
      <w:del w:id="288" w:author="燕子的WPS" w:date="2024-12-04T14:28:34Z">
        <w:r>
          <w:rPr>
            <w:rFonts w:hint="default"/>
            <w:i w:val="0"/>
            <w:strike w:val="0"/>
            <w:spacing w:val="0"/>
            <w:u w:val="none"/>
            <w:lang w:val="en-US"/>
          </w:rPr>
          <w:delText>合资</w:delText>
        </w:r>
      </w:del>
      <w:r>
        <w:rPr>
          <w:i w:val="0"/>
          <w:strike w:val="0"/>
          <w:spacing w:val="0"/>
          <w:u w:val="none"/>
        </w:rPr>
        <w:t>公司主要从事美房宝售前美化业务</w:t>
      </w:r>
      <w:del w:id="289" w:author="燕子的WPS" w:date="2024-12-04T14:29:09Z">
        <w:r>
          <w:rPr>
            <w:rFonts w:hint="default"/>
            <w:i w:val="0"/>
            <w:strike w:val="0"/>
            <w:spacing w:val="0"/>
            <w:u w:val="none"/>
            <w:lang w:val="en-US"/>
          </w:rPr>
          <w:delText>，暂时不设其他业务范围</w:delText>
        </w:r>
      </w:del>
      <w:ins w:id="290" w:author="燕子的WPS" w:date="2024-12-04T14:29:10Z">
        <w:r>
          <w:rPr>
            <w:rFonts w:hint="eastAsia"/>
            <w:i w:val="0"/>
            <w:strike w:val="0"/>
            <w:spacing w:val="0"/>
            <w:u w:val="none"/>
            <w:lang w:val="en-US" w:eastAsia="zh-CN"/>
          </w:rPr>
          <w:t>及</w:t>
        </w:r>
      </w:ins>
      <w:ins w:id="291" w:author="燕子的WPS" w:date="2024-12-04T14:29:13Z">
        <w:r>
          <w:rPr>
            <w:rFonts w:hint="eastAsia"/>
            <w:i w:val="0"/>
            <w:strike w:val="0"/>
            <w:spacing w:val="0"/>
            <w:u w:val="none"/>
            <w:lang w:val="en-US" w:eastAsia="zh-CN"/>
          </w:rPr>
          <w:t>相关</w:t>
        </w:r>
      </w:ins>
      <w:ins w:id="292" w:author="燕子的WPS" w:date="2024-12-04T14:29:15Z">
        <w:r>
          <w:rPr>
            <w:rFonts w:hint="eastAsia"/>
            <w:i w:val="0"/>
            <w:strike w:val="0"/>
            <w:spacing w:val="0"/>
            <w:u w:val="none"/>
            <w:lang w:val="en-US" w:eastAsia="zh-CN"/>
          </w:rPr>
          <w:t>衍生</w:t>
        </w:r>
      </w:ins>
      <w:ins w:id="293" w:author="燕子的WPS" w:date="2024-12-04T14:29:16Z">
        <w:r>
          <w:rPr>
            <w:rFonts w:hint="eastAsia"/>
            <w:i w:val="0"/>
            <w:strike w:val="0"/>
            <w:spacing w:val="0"/>
            <w:u w:val="none"/>
            <w:lang w:val="en-US" w:eastAsia="zh-CN"/>
          </w:rPr>
          <w:t>业务</w:t>
        </w:r>
      </w:ins>
      <w:r>
        <w:rPr>
          <w:i w:val="0"/>
          <w:strike w:val="0"/>
          <w:spacing w:val="0"/>
          <w:u w:val="none"/>
        </w:rPr>
        <w:t>。</w:t>
      </w:r>
    </w:p>
    <w:p w14:paraId="37950703">
      <w:pPr>
        <w:snapToGrid/>
        <w:spacing w:line="360" w:lineRule="auto"/>
        <w:pPrChange w:id="294" w:author="燕子的WPS" w:date="2024-12-05T10:39:31Z">
          <w:pPr>
            <w:snapToGrid/>
            <w:spacing w:line="240" w:lineRule="auto"/>
          </w:pPr>
        </w:pPrChange>
      </w:pPr>
      <w:r>
        <w:rPr>
          <w:b/>
          <w:i w:val="0"/>
          <w:strike w:val="0"/>
          <w:spacing w:val="0"/>
          <w:u w:val="none"/>
        </w:rPr>
        <w:t>第三条 美房宝售前美化</w:t>
      </w:r>
    </w:p>
    <w:p w14:paraId="5E929348">
      <w:pPr>
        <w:snapToGrid/>
        <w:spacing w:line="360" w:lineRule="auto"/>
        <w:pPrChange w:id="295" w:author="燕子的WPS" w:date="2024-12-05T10:39:31Z">
          <w:pPr>
            <w:snapToGrid/>
            <w:spacing w:line="240" w:lineRule="auto"/>
          </w:pPr>
        </w:pPrChange>
      </w:pPr>
      <w:r>
        <w:rPr>
          <w:i w:val="0"/>
          <w:strike w:val="0"/>
          <w:spacing w:val="0"/>
          <w:u w:val="none"/>
        </w:rPr>
        <w:t>3.1 投资标准和限制：每套房源跟投为总房源投资金额的50%，单个项目投资不设上限。</w:t>
      </w:r>
    </w:p>
    <w:p w14:paraId="62F16909">
      <w:pPr>
        <w:snapToGrid/>
        <w:spacing w:line="360" w:lineRule="auto"/>
        <w:pPrChange w:id="296" w:author="燕子的WPS" w:date="2024-12-05T10:39:31Z">
          <w:pPr>
            <w:snapToGrid/>
            <w:spacing w:line="240" w:lineRule="auto"/>
          </w:pPr>
        </w:pPrChange>
      </w:pPr>
      <w:r>
        <w:rPr>
          <w:i w:val="0"/>
          <w:strike w:val="0"/>
          <w:spacing w:val="0"/>
          <w:u w:val="none"/>
        </w:rPr>
        <w:t>3.2 投资决策流程：</w:t>
      </w:r>
      <w:del w:id="297" w:author="燕子的WPS" w:date="2024-12-04T14:45:35Z">
        <w:r>
          <w:rPr>
            <w:i w:val="0"/>
            <w:strike w:val="0"/>
            <w:spacing w:val="0"/>
            <w:u w:val="none"/>
          </w:rPr>
          <w:delText>乙方人员提供线索，</w:delText>
        </w:r>
      </w:del>
      <w:r>
        <w:rPr>
          <w:i w:val="0"/>
          <w:strike w:val="0"/>
          <w:spacing w:val="0"/>
          <w:u w:val="none"/>
        </w:rPr>
        <w:t>甲乙双方</w:t>
      </w:r>
      <w:ins w:id="298" w:author="燕子的WPS" w:date="2024-12-04T14:45:43Z">
        <w:r>
          <w:rPr>
            <w:rFonts w:hint="eastAsia"/>
            <w:i w:val="0"/>
            <w:strike w:val="0"/>
            <w:spacing w:val="0"/>
            <w:u w:val="none"/>
            <w:lang w:val="en-US" w:eastAsia="zh-CN"/>
          </w:rPr>
          <w:t>根据</w:t>
        </w:r>
      </w:ins>
      <w:ins w:id="299" w:author="燕子的WPS" w:date="2024-12-04T14:45:45Z">
        <w:r>
          <w:rPr>
            <w:rFonts w:hint="eastAsia"/>
            <w:i w:val="0"/>
            <w:strike w:val="0"/>
            <w:spacing w:val="0"/>
            <w:u w:val="none"/>
            <w:lang w:val="en-US" w:eastAsia="zh-CN"/>
          </w:rPr>
          <w:t>收集的</w:t>
        </w:r>
      </w:ins>
      <w:ins w:id="300" w:author="燕子的WPS" w:date="2024-12-04T14:45:47Z">
        <w:r>
          <w:rPr>
            <w:rFonts w:hint="eastAsia"/>
            <w:i w:val="0"/>
            <w:strike w:val="0"/>
            <w:spacing w:val="0"/>
            <w:u w:val="none"/>
            <w:lang w:val="en-US" w:eastAsia="zh-CN"/>
          </w:rPr>
          <w:t>线索</w:t>
        </w:r>
      </w:ins>
      <w:r>
        <w:rPr>
          <w:i w:val="0"/>
          <w:strike w:val="0"/>
          <w:spacing w:val="0"/>
          <w:u w:val="none"/>
        </w:rPr>
        <w:t>共同决策是否投资以及收房价，具体定价需双方一致同意。</w:t>
      </w:r>
    </w:p>
    <w:p w14:paraId="11720ECC">
      <w:pPr>
        <w:snapToGrid/>
        <w:spacing w:line="360" w:lineRule="auto"/>
        <w:rPr>
          <w:del w:id="302" w:author="燕子的WPS" w:date="2024-12-05T16:46:59Z"/>
        </w:rPr>
        <w:pPrChange w:id="301" w:author="燕子的WPS" w:date="2024-12-05T10:39:31Z">
          <w:pPr>
            <w:snapToGrid/>
            <w:spacing w:line="240" w:lineRule="auto"/>
          </w:pPr>
        </w:pPrChange>
      </w:pPr>
      <w:ins w:id="303" w:author="燕子的WPS" w:date="2024-12-05T16:47:01Z">
        <w:r>
          <w:rPr>
            <w:rFonts w:hint="eastAsia"/>
            <w:b/>
            <w:i w:val="0"/>
            <w:strike w:val="0"/>
            <w:spacing w:val="0"/>
            <w:u w:val="none"/>
            <w:lang w:val="en-US" w:eastAsia="zh-CN"/>
          </w:rPr>
          <w:t xml:space="preserve">3.3 </w:t>
        </w:r>
      </w:ins>
      <w:del w:id="304" w:author="燕子的WPS" w:date="2024-12-05T16:46:59Z">
        <w:r>
          <w:rPr>
            <w:rFonts w:hint="default"/>
            <w:b/>
            <w:i w:val="0"/>
            <w:strike w:val="0"/>
            <w:spacing w:val="0"/>
            <w:u w:val="none"/>
            <w:lang w:val="en-US"/>
            <w:rPrChange w:id="305" w:author="燕子的WPS" w:date="2024-12-04T14:47:50Z">
              <w:rPr>
                <w:rFonts w:hint="default"/>
                <w:i w:val="0"/>
                <w:strike w:val="0"/>
                <w:spacing w:val="0"/>
                <w:u w:val="none"/>
                <w:lang w:val="en-US"/>
              </w:rPr>
            </w:rPrChange>
          </w:rPr>
          <w:delText xml:space="preserve">3.3 </w:delText>
        </w:r>
      </w:del>
      <w:del w:id="306" w:author="燕子的WPS" w:date="2024-12-05T16:46:59Z">
        <w:r>
          <w:rPr>
            <w:b/>
            <w:i w:val="0"/>
            <w:strike w:val="0"/>
            <w:spacing w:val="0"/>
            <w:u w:val="none"/>
            <w:rPrChange w:id="307" w:author="燕子的WPS" w:date="2024-12-04T14:47:50Z">
              <w:rPr>
                <w:i w:val="0"/>
                <w:strike w:val="0"/>
                <w:spacing w:val="0"/>
                <w:u w:val="none"/>
              </w:rPr>
            </w:rPrChange>
          </w:rPr>
          <w:delText>收益分配</w:delText>
        </w:r>
      </w:del>
      <w:del w:id="308" w:author="燕子的WPS" w:date="2024-12-05T16:46:59Z">
        <w:r>
          <w:rPr>
            <w:i w:val="0"/>
            <w:strike w:val="0"/>
            <w:spacing w:val="0"/>
            <w:u w:val="none"/>
          </w:rPr>
          <w:delText>：</w:delText>
        </w:r>
      </w:del>
    </w:p>
    <w:p w14:paraId="737B706F">
      <w:pPr>
        <w:numPr>
          <w:ilvl w:val="-1"/>
          <w:numId w:val="0"/>
        </w:numPr>
        <w:snapToGrid/>
        <w:spacing w:line="360" w:lineRule="auto"/>
        <w:ind w:left="0" w:firstLine="0"/>
        <w:rPr>
          <w:ins w:id="310" w:author="燕子的WPS" w:date="2024-12-04T15:25:17Z"/>
          <w:rFonts w:hint="eastAsia"/>
          <w:i w:val="0"/>
          <w:strike w:val="0"/>
          <w:spacing w:val="0"/>
          <w:u w:val="none"/>
          <w:lang w:val="en-US" w:eastAsia="zh-CN"/>
        </w:rPr>
        <w:pPrChange w:id="309" w:author="燕子的WPS" w:date="2024-12-05T10:39:31Z">
          <w:pPr>
            <w:numPr>
              <w:ilvl w:val="0"/>
              <w:numId w:val="1"/>
            </w:numPr>
            <w:snapToGrid/>
            <w:spacing w:line="240" w:lineRule="auto"/>
          </w:pPr>
        </w:pPrChange>
      </w:pPr>
      <w:ins w:id="311" w:author="燕子的WPS" w:date="2024-12-04T15:58:10Z">
        <w:r>
          <w:rPr>
            <w:rFonts w:hint="eastAsia"/>
            <w:i w:val="0"/>
            <w:strike w:val="0"/>
            <w:spacing w:val="0"/>
            <w:u w:val="none"/>
            <w:lang w:val="en-US" w:eastAsia="zh-CN"/>
          </w:rPr>
          <w:t>关于</w:t>
        </w:r>
      </w:ins>
      <w:ins w:id="312" w:author="燕子的WPS" w:date="2024-12-04T15:58:13Z">
        <w:r>
          <w:rPr>
            <w:rFonts w:hint="eastAsia"/>
            <w:i w:val="0"/>
            <w:strike w:val="0"/>
            <w:spacing w:val="0"/>
            <w:u w:val="none"/>
            <w:lang w:val="en-US" w:eastAsia="zh-CN"/>
          </w:rPr>
          <w:t>溢价款</w:t>
        </w:r>
      </w:ins>
      <w:ins w:id="313" w:author="燕子的WPS" w:date="2024-12-04T14:59:50Z">
        <w:r>
          <w:rPr>
            <w:rFonts w:hint="eastAsia"/>
            <w:i w:val="0"/>
            <w:strike w:val="0"/>
            <w:spacing w:val="0"/>
            <w:u w:val="none"/>
            <w:lang w:val="en-US" w:eastAsia="zh-CN"/>
          </w:rPr>
          <w:t xml:space="preserve"> </w:t>
        </w:r>
      </w:ins>
    </w:p>
    <w:p w14:paraId="14B8AA29">
      <w:pPr>
        <w:numPr>
          <w:ilvl w:val="-1"/>
          <w:numId w:val="0"/>
        </w:numPr>
        <w:snapToGrid/>
        <w:spacing w:line="360" w:lineRule="auto"/>
        <w:ind w:left="0" w:firstLine="0"/>
        <w:rPr>
          <w:ins w:id="315" w:author="燕子的WPS" w:date="2024-12-04T15:19:45Z"/>
          <w:rFonts w:hint="eastAsia"/>
          <w:i w:val="0"/>
          <w:strike w:val="0"/>
          <w:spacing w:val="0"/>
          <w:u w:val="none"/>
          <w:lang w:val="en-US" w:eastAsia="zh-CN"/>
        </w:rPr>
        <w:pPrChange w:id="314" w:author="燕子的WPS" w:date="2024-12-05T10:39:31Z">
          <w:pPr>
            <w:numPr>
              <w:ilvl w:val="0"/>
              <w:numId w:val="1"/>
            </w:numPr>
            <w:snapToGrid/>
            <w:spacing w:line="240" w:lineRule="auto"/>
          </w:pPr>
        </w:pPrChange>
      </w:pPr>
      <w:ins w:id="316" w:author="燕子的WPS" w:date="2024-12-05T16:47:19Z">
        <w:r>
          <w:rPr>
            <w:rFonts w:hint="eastAsia"/>
            <w:i w:val="0"/>
            <w:strike w:val="0"/>
            <w:spacing w:val="0"/>
            <w:u w:val="none"/>
            <w:lang w:val="en-US" w:eastAsia="zh-CN"/>
          </w:rPr>
          <w:t>3.3.1</w:t>
        </w:r>
      </w:ins>
      <w:ins w:id="317" w:author="燕子的WPS" w:date="2024-12-04T15:58:20Z">
        <w:r>
          <w:rPr>
            <w:rFonts w:hint="eastAsia"/>
            <w:i w:val="0"/>
            <w:strike w:val="0"/>
            <w:spacing w:val="0"/>
            <w:u w:val="none"/>
            <w:lang w:val="en-US" w:eastAsia="zh-CN"/>
          </w:rPr>
          <w:t xml:space="preserve"> </w:t>
        </w:r>
      </w:ins>
      <w:del w:id="318" w:author="燕子的WPS" w:date="2024-12-04T14:59:49Z">
        <w:r>
          <w:rPr>
            <w:i w:val="0"/>
            <w:strike w:val="0"/>
            <w:spacing w:val="0"/>
            <w:u w:val="none"/>
          </w:rPr>
          <w:delText xml:space="preserve"> 运营费：</w:delText>
        </w:r>
      </w:del>
      <w:del w:id="319" w:author="燕子的WPS" w:date="2024-12-04T14:59:15Z">
        <w:r>
          <w:rPr>
            <w:i w:val="0"/>
            <w:strike w:val="0"/>
            <w:spacing w:val="0"/>
            <w:u w:val="none"/>
          </w:rPr>
          <w:delText>房屋售出价的1%，</w:delText>
        </w:r>
      </w:del>
      <w:r>
        <w:rPr>
          <w:i w:val="0"/>
          <w:strike w:val="0"/>
          <w:spacing w:val="0"/>
          <w:u w:val="none"/>
        </w:rPr>
        <w:t>在收到业主溢价</w:t>
      </w:r>
      <w:del w:id="320" w:author="燕子的WPS" w:date="2024-12-04T15:01:48Z">
        <w:r>
          <w:rPr>
            <w:rFonts w:hint="default"/>
            <w:i w:val="0"/>
            <w:strike w:val="0"/>
            <w:spacing w:val="0"/>
            <w:u w:val="none"/>
            <w:lang w:val="en-US"/>
          </w:rPr>
          <w:delText>支付</w:delText>
        </w:r>
      </w:del>
      <w:ins w:id="321" w:author="燕子的WPS" w:date="2024-12-04T15:01:53Z">
        <w:r>
          <w:rPr>
            <w:rFonts w:hint="eastAsia"/>
            <w:i w:val="0"/>
            <w:strike w:val="0"/>
            <w:spacing w:val="0"/>
            <w:u w:val="none"/>
            <w:lang w:val="en-US" w:eastAsia="zh-CN"/>
          </w:rPr>
          <w:t>款</w:t>
        </w:r>
      </w:ins>
      <w:r>
        <w:rPr>
          <w:i w:val="0"/>
          <w:strike w:val="0"/>
          <w:spacing w:val="0"/>
          <w:u w:val="none"/>
        </w:rPr>
        <w:t>后的7</w:t>
      </w:r>
      <w:del w:id="322" w:author="燕子的WPS" w:date="2024-12-04T14:59:25Z">
        <w:r>
          <w:rPr>
            <w:rFonts w:hint="default"/>
            <w:i w:val="0"/>
            <w:strike w:val="0"/>
            <w:spacing w:val="0"/>
            <w:u w:val="none"/>
            <w:lang w:val="en-US"/>
          </w:rPr>
          <w:delText>天</w:delText>
        </w:r>
      </w:del>
      <w:ins w:id="323" w:author="燕子的WPS" w:date="2024-12-04T14:59:26Z">
        <w:r>
          <w:rPr>
            <w:rFonts w:hint="eastAsia"/>
            <w:i w:val="0"/>
            <w:strike w:val="0"/>
            <w:spacing w:val="0"/>
            <w:u w:val="none"/>
            <w:lang w:val="en-US" w:eastAsia="zh-CN"/>
          </w:rPr>
          <w:t>日</w:t>
        </w:r>
      </w:ins>
      <w:r>
        <w:rPr>
          <w:i w:val="0"/>
          <w:strike w:val="0"/>
          <w:spacing w:val="0"/>
          <w:u w:val="none"/>
        </w:rPr>
        <w:t>内全额支付给甲方</w:t>
      </w:r>
      <w:ins w:id="324" w:author="燕子的WPS" w:date="2024-12-04T14:59:30Z">
        <w:r>
          <w:rPr>
            <w:i w:val="0"/>
            <w:strike w:val="0"/>
            <w:spacing w:val="0"/>
            <w:u w:val="none"/>
          </w:rPr>
          <w:t>房屋售出价的1%，</w:t>
        </w:r>
      </w:ins>
      <w:ins w:id="325" w:author="燕子的WPS" w:date="2024-12-04T15:06:13Z">
        <w:r>
          <w:rPr>
            <w:rFonts w:hint="eastAsia"/>
            <w:i w:val="0"/>
            <w:strike w:val="0"/>
            <w:spacing w:val="0"/>
            <w:u w:val="none"/>
            <w:lang w:val="en-US" w:eastAsia="zh-CN"/>
          </w:rPr>
          <w:t>甲方</w:t>
        </w:r>
      </w:ins>
      <w:ins w:id="326" w:author="燕子的WPS" w:date="2024-12-04T15:06:14Z">
        <w:r>
          <w:rPr>
            <w:rFonts w:hint="eastAsia"/>
            <w:i w:val="0"/>
            <w:strike w:val="0"/>
            <w:spacing w:val="0"/>
            <w:u w:val="none"/>
            <w:lang w:val="en-US" w:eastAsia="zh-CN"/>
          </w:rPr>
          <w:t>用于</w:t>
        </w:r>
      </w:ins>
      <w:ins w:id="327" w:author="燕子的WPS" w:date="2024-12-04T15:06:19Z">
        <w:r>
          <w:rPr>
            <w:rFonts w:hint="eastAsia"/>
            <w:i w:val="0"/>
            <w:strike w:val="0"/>
            <w:spacing w:val="0"/>
            <w:u w:val="none"/>
            <w:lang w:val="en-US" w:eastAsia="zh-CN"/>
          </w:rPr>
          <w:t>支付</w:t>
        </w:r>
      </w:ins>
      <w:ins w:id="328" w:author="燕子的WPS" w:date="2024-12-04T15:09:21Z">
        <w:r>
          <w:rPr>
            <w:rFonts w:hint="eastAsia"/>
            <w:i w:val="0"/>
            <w:strike w:val="0"/>
            <w:spacing w:val="0"/>
            <w:u w:val="none"/>
            <w:lang w:val="en-US" w:eastAsia="zh-CN"/>
          </w:rPr>
          <w:t>美</w:t>
        </w:r>
      </w:ins>
      <w:ins w:id="329" w:author="燕子的WPS" w:date="2024-12-04T15:09:23Z">
        <w:r>
          <w:rPr>
            <w:rFonts w:hint="eastAsia"/>
            <w:i w:val="0"/>
            <w:strike w:val="0"/>
            <w:spacing w:val="0"/>
            <w:u w:val="none"/>
            <w:lang w:val="en-US" w:eastAsia="zh-CN"/>
          </w:rPr>
          <w:t>房</w:t>
        </w:r>
      </w:ins>
      <w:ins w:id="330" w:author="燕子的WPS" w:date="2024-12-04T15:09:25Z">
        <w:r>
          <w:rPr>
            <w:rFonts w:hint="eastAsia"/>
            <w:i w:val="0"/>
            <w:strike w:val="0"/>
            <w:spacing w:val="0"/>
            <w:u w:val="none"/>
            <w:lang w:val="en-US" w:eastAsia="zh-CN"/>
          </w:rPr>
          <w:t>宝</w:t>
        </w:r>
      </w:ins>
      <w:ins w:id="331" w:author="燕子的WPS" w:date="2024-12-04T15:09:27Z">
        <w:r>
          <w:rPr>
            <w:rFonts w:hint="eastAsia"/>
            <w:i w:val="0"/>
            <w:strike w:val="0"/>
            <w:spacing w:val="0"/>
            <w:u w:val="none"/>
            <w:lang w:val="en-US" w:eastAsia="zh-CN"/>
          </w:rPr>
          <w:t>售前</w:t>
        </w:r>
      </w:ins>
      <w:ins w:id="332" w:author="燕子的WPS" w:date="2024-12-04T15:09:29Z">
        <w:r>
          <w:rPr>
            <w:rFonts w:hint="eastAsia"/>
            <w:i w:val="0"/>
            <w:strike w:val="0"/>
            <w:spacing w:val="0"/>
            <w:u w:val="none"/>
            <w:lang w:val="en-US" w:eastAsia="zh-CN"/>
          </w:rPr>
          <w:t>美化</w:t>
        </w:r>
      </w:ins>
      <w:ins w:id="333" w:author="燕子的WPS" w:date="2024-12-04T15:09:31Z">
        <w:r>
          <w:rPr>
            <w:rFonts w:hint="eastAsia"/>
            <w:i w:val="0"/>
            <w:strike w:val="0"/>
            <w:spacing w:val="0"/>
            <w:u w:val="none"/>
            <w:lang w:val="en-US" w:eastAsia="zh-CN"/>
          </w:rPr>
          <w:t>业务</w:t>
        </w:r>
      </w:ins>
      <w:ins w:id="334" w:author="燕子的WPS" w:date="2024-12-04T15:09:32Z">
        <w:r>
          <w:rPr>
            <w:rFonts w:hint="eastAsia"/>
            <w:i w:val="0"/>
            <w:strike w:val="0"/>
            <w:spacing w:val="0"/>
            <w:u w:val="none"/>
            <w:lang w:val="en-US" w:eastAsia="zh-CN"/>
          </w:rPr>
          <w:t>产生</w:t>
        </w:r>
      </w:ins>
      <w:ins w:id="335" w:author="燕子的WPS" w:date="2024-12-04T15:09:33Z">
        <w:r>
          <w:rPr>
            <w:rFonts w:hint="eastAsia"/>
            <w:i w:val="0"/>
            <w:strike w:val="0"/>
            <w:spacing w:val="0"/>
            <w:u w:val="none"/>
            <w:lang w:val="en-US" w:eastAsia="zh-CN"/>
          </w:rPr>
          <w:t>的</w:t>
        </w:r>
      </w:ins>
      <w:ins w:id="336" w:author="燕子的WPS" w:date="2024-12-04T15:09:52Z">
        <w:r>
          <w:rPr>
            <w:rFonts w:hint="eastAsia"/>
            <w:i w:val="0"/>
            <w:strike w:val="0"/>
            <w:spacing w:val="0"/>
            <w:u w:val="none"/>
            <w:lang w:val="en-US" w:eastAsia="zh-CN"/>
          </w:rPr>
          <w:t>宣传</w:t>
        </w:r>
      </w:ins>
      <w:ins w:id="337" w:author="燕子的WPS" w:date="2024-12-04T15:09:53Z">
        <w:r>
          <w:rPr>
            <w:rFonts w:hint="eastAsia"/>
            <w:i w:val="0"/>
            <w:strike w:val="0"/>
            <w:spacing w:val="0"/>
            <w:u w:val="none"/>
            <w:lang w:val="en-US" w:eastAsia="zh-CN"/>
          </w:rPr>
          <w:t>、</w:t>
        </w:r>
      </w:ins>
      <w:ins w:id="338" w:author="燕子的WPS" w:date="2024-12-04T14:59:47Z">
        <w:r>
          <w:rPr>
            <w:rFonts w:hint="eastAsia"/>
            <w:i w:val="0"/>
            <w:strike w:val="0"/>
            <w:spacing w:val="0"/>
            <w:u w:val="none"/>
            <w:lang w:val="en-US" w:eastAsia="zh-CN"/>
          </w:rPr>
          <w:t>运营</w:t>
        </w:r>
      </w:ins>
      <w:ins w:id="339" w:author="燕子的WPS" w:date="2024-12-04T15:07:32Z">
        <w:r>
          <w:rPr>
            <w:rFonts w:hint="eastAsia"/>
            <w:i w:val="0"/>
            <w:strike w:val="0"/>
            <w:spacing w:val="0"/>
            <w:u w:val="none"/>
            <w:lang w:val="en-US" w:eastAsia="zh-CN"/>
          </w:rPr>
          <w:t>、</w:t>
        </w:r>
      </w:ins>
      <w:ins w:id="340" w:author="燕子的WPS" w:date="2024-12-04T15:06:35Z">
        <w:r>
          <w:rPr>
            <w:rFonts w:hint="eastAsia"/>
            <w:i w:val="0"/>
            <w:strike w:val="0"/>
            <w:spacing w:val="0"/>
            <w:u w:val="none"/>
            <w:lang w:val="en-US" w:eastAsia="zh-CN"/>
          </w:rPr>
          <w:t>人力</w:t>
        </w:r>
      </w:ins>
      <w:ins w:id="341" w:author="燕子的WPS" w:date="2024-12-04T15:10:25Z">
        <w:r>
          <w:rPr>
            <w:rFonts w:hint="eastAsia"/>
            <w:i w:val="0"/>
            <w:strike w:val="0"/>
            <w:spacing w:val="0"/>
            <w:u w:val="none"/>
            <w:lang w:val="en-US" w:eastAsia="zh-CN"/>
          </w:rPr>
          <w:t>、</w:t>
        </w:r>
      </w:ins>
      <w:ins w:id="342" w:author="燕子的WPS" w:date="2024-12-04T15:14:42Z">
        <w:r>
          <w:rPr>
            <w:rFonts w:hint="eastAsia"/>
            <w:i w:val="0"/>
            <w:strike w:val="0"/>
            <w:spacing w:val="0"/>
            <w:u w:val="none"/>
            <w:lang w:val="en-US" w:eastAsia="zh-CN"/>
          </w:rPr>
          <w:t>销售</w:t>
        </w:r>
      </w:ins>
      <w:ins w:id="343" w:author="燕子的WPS" w:date="2024-12-04T15:14:43Z">
        <w:r>
          <w:rPr>
            <w:rFonts w:hint="eastAsia"/>
            <w:i w:val="0"/>
            <w:strike w:val="0"/>
            <w:spacing w:val="0"/>
            <w:u w:val="none"/>
            <w:lang w:val="en-US" w:eastAsia="zh-CN"/>
          </w:rPr>
          <w:t>奖金</w:t>
        </w:r>
      </w:ins>
      <w:ins w:id="344" w:author="燕子的WPS" w:date="2024-12-06T14:07:46Z">
        <w:r>
          <w:rPr>
            <w:rFonts w:hint="eastAsia"/>
            <w:i w:val="0"/>
            <w:strike w:val="0"/>
            <w:spacing w:val="0"/>
            <w:u w:val="none"/>
            <w:lang w:val="en-US" w:eastAsia="zh-CN"/>
          </w:rPr>
          <w:t>及</w:t>
        </w:r>
      </w:ins>
      <w:ins w:id="345" w:author="燕子的WPS" w:date="2024-12-06T14:07:47Z">
        <w:r>
          <w:rPr>
            <w:rFonts w:hint="eastAsia"/>
            <w:i w:val="0"/>
            <w:strike w:val="0"/>
            <w:spacing w:val="0"/>
            <w:u w:val="none"/>
            <w:lang w:val="en-US" w:eastAsia="zh-CN"/>
          </w:rPr>
          <w:t>其他</w:t>
        </w:r>
      </w:ins>
      <w:ins w:id="346" w:author="燕子的WPS" w:date="2024-12-06T14:07:50Z">
        <w:r>
          <w:rPr>
            <w:rFonts w:hint="eastAsia"/>
            <w:i w:val="0"/>
            <w:strike w:val="0"/>
            <w:spacing w:val="0"/>
            <w:u w:val="none"/>
            <w:lang w:val="en-US" w:eastAsia="zh-CN"/>
          </w:rPr>
          <w:t>相关费用</w:t>
        </w:r>
      </w:ins>
      <w:ins w:id="347" w:author="WPS_1694681634" w:date="2024-12-06T16:18:37Z">
        <w:r>
          <w:rPr>
            <w:rFonts w:hint="eastAsia"/>
            <w:i w:val="0"/>
            <w:strike w:val="0"/>
            <w:spacing w:val="0"/>
            <w:u w:val="none"/>
            <w:lang w:val="en-US" w:eastAsia="zh-CN"/>
          </w:rPr>
          <w:t>，</w:t>
        </w:r>
      </w:ins>
      <w:ins w:id="348" w:author="WPS_1694681634" w:date="2024-12-06T16:18:40Z">
        <w:r>
          <w:rPr>
            <w:rFonts w:hint="eastAsia"/>
            <w:i w:val="0"/>
            <w:strike w:val="0"/>
            <w:spacing w:val="0"/>
            <w:u w:val="none"/>
            <w:lang w:val="en-US" w:eastAsia="zh-CN"/>
          </w:rPr>
          <w:t>不包含</w:t>
        </w:r>
      </w:ins>
      <w:ins w:id="349" w:author="WPS_1694681634" w:date="2024-12-06T16:18:44Z">
        <w:r>
          <w:rPr>
            <w:rFonts w:hint="eastAsia"/>
            <w:i w:val="0"/>
            <w:strike w:val="0"/>
            <w:spacing w:val="0"/>
            <w:u w:val="none"/>
            <w:lang w:val="en-US" w:eastAsia="zh-CN"/>
          </w:rPr>
          <w:t>单套</w:t>
        </w:r>
      </w:ins>
      <w:ins w:id="350" w:author="WPS_1694681634" w:date="2024-12-06T16:18:45Z">
        <w:r>
          <w:rPr>
            <w:rFonts w:hint="eastAsia"/>
            <w:i w:val="0"/>
            <w:strike w:val="0"/>
            <w:spacing w:val="0"/>
            <w:u w:val="none"/>
            <w:lang w:val="en-US" w:eastAsia="zh-CN"/>
          </w:rPr>
          <w:t>房源</w:t>
        </w:r>
      </w:ins>
      <w:ins w:id="351" w:author="WPS_1694681634" w:date="2024-12-06T16:18:47Z">
        <w:r>
          <w:rPr>
            <w:rFonts w:hint="eastAsia"/>
            <w:i w:val="0"/>
            <w:strike w:val="0"/>
            <w:spacing w:val="0"/>
            <w:u w:val="none"/>
            <w:lang w:val="en-US" w:eastAsia="zh-CN"/>
          </w:rPr>
          <w:t>营销</w:t>
        </w:r>
      </w:ins>
      <w:ins w:id="352" w:author="WPS_1694681634" w:date="2024-12-06T16:24:25Z">
        <w:r>
          <w:rPr>
            <w:rFonts w:hint="eastAsia"/>
            <w:i w:val="0"/>
            <w:strike w:val="0"/>
            <w:spacing w:val="0"/>
            <w:u w:val="none"/>
            <w:lang w:val="en-US" w:eastAsia="zh-CN"/>
          </w:rPr>
          <w:t>所</w:t>
        </w:r>
      </w:ins>
      <w:ins w:id="353" w:author="WPS_1694681634" w:date="2024-12-06T16:24:00Z">
        <w:r>
          <w:rPr>
            <w:rFonts w:hint="eastAsia"/>
            <w:i w:val="0"/>
            <w:strike w:val="0"/>
            <w:spacing w:val="0"/>
            <w:u w:val="none"/>
            <w:lang w:val="en-US" w:eastAsia="zh-CN"/>
          </w:rPr>
          <w:t>产生</w:t>
        </w:r>
      </w:ins>
      <w:ins w:id="354" w:author="WPS_1694681634" w:date="2024-12-06T16:24:01Z">
        <w:r>
          <w:rPr>
            <w:rFonts w:hint="eastAsia"/>
            <w:i w:val="0"/>
            <w:strike w:val="0"/>
            <w:spacing w:val="0"/>
            <w:u w:val="none"/>
            <w:lang w:val="en-US" w:eastAsia="zh-CN"/>
          </w:rPr>
          <w:t>的</w:t>
        </w:r>
      </w:ins>
      <w:ins w:id="355" w:author="WPS_1694681634" w:date="2024-12-06T16:18:48Z">
        <w:bookmarkStart w:id="0" w:name="_GoBack"/>
        <w:bookmarkEnd w:id="0"/>
        <w:r>
          <w:rPr>
            <w:rFonts w:hint="eastAsia"/>
            <w:i w:val="0"/>
            <w:strike w:val="0"/>
            <w:spacing w:val="0"/>
            <w:u w:val="none"/>
            <w:lang w:val="en-US" w:eastAsia="zh-CN"/>
          </w:rPr>
          <w:t>费用</w:t>
        </w:r>
      </w:ins>
      <w:ins w:id="356" w:author="燕子的WPS" w:date="2024-12-04T15:10:57Z">
        <w:r>
          <w:rPr>
            <w:rFonts w:hint="eastAsia"/>
            <w:i w:val="0"/>
            <w:strike w:val="0"/>
            <w:spacing w:val="0"/>
            <w:u w:val="none"/>
            <w:lang w:val="en-US" w:eastAsia="zh-CN"/>
          </w:rPr>
          <w:t>。</w:t>
        </w:r>
      </w:ins>
    </w:p>
    <w:p w14:paraId="5891FBDC">
      <w:pPr>
        <w:numPr>
          <w:ilvl w:val="-1"/>
          <w:numId w:val="0"/>
        </w:numPr>
        <w:snapToGrid/>
        <w:spacing w:line="360" w:lineRule="auto"/>
        <w:ind w:left="0" w:firstLine="0"/>
        <w:pPrChange w:id="357" w:author="燕子的WPS" w:date="2024-12-05T10:39:31Z">
          <w:pPr>
            <w:numPr>
              <w:ilvl w:val="0"/>
              <w:numId w:val="1"/>
            </w:numPr>
            <w:snapToGrid/>
            <w:spacing w:line="240" w:lineRule="auto"/>
          </w:pPr>
        </w:pPrChange>
      </w:pPr>
      <w:ins w:id="358" w:author="燕子的WPS" w:date="2024-12-05T16:47:28Z">
        <w:r>
          <w:rPr>
            <w:rFonts w:hint="eastAsia"/>
            <w:i w:val="0"/>
            <w:strike w:val="0"/>
            <w:spacing w:val="0"/>
            <w:u w:val="none"/>
            <w:lang w:val="en-US" w:eastAsia="zh-CN"/>
          </w:rPr>
          <w:t>3</w:t>
        </w:r>
      </w:ins>
      <w:ins w:id="359" w:author="燕子的WPS" w:date="2024-12-05T16:47:29Z">
        <w:r>
          <w:rPr>
            <w:rFonts w:hint="eastAsia"/>
            <w:i w:val="0"/>
            <w:strike w:val="0"/>
            <w:spacing w:val="0"/>
            <w:u w:val="none"/>
            <w:lang w:val="en-US" w:eastAsia="zh-CN"/>
          </w:rPr>
          <w:t>.3</w:t>
        </w:r>
      </w:ins>
      <w:ins w:id="360" w:author="燕子的WPS" w:date="2024-12-05T16:47:30Z">
        <w:r>
          <w:rPr>
            <w:rFonts w:hint="eastAsia"/>
            <w:i w:val="0"/>
            <w:strike w:val="0"/>
            <w:spacing w:val="0"/>
            <w:u w:val="none"/>
            <w:lang w:val="en-US" w:eastAsia="zh-CN"/>
          </w:rPr>
          <w:t>.2</w:t>
        </w:r>
      </w:ins>
      <w:ins w:id="361" w:author="燕子的WPS" w:date="2024-12-04T15:19:48Z">
        <w:r>
          <w:rPr>
            <w:rFonts w:hint="eastAsia"/>
            <w:i w:val="0"/>
            <w:strike w:val="0"/>
            <w:spacing w:val="0"/>
            <w:u w:val="none"/>
            <w:lang w:val="en-US" w:eastAsia="zh-CN"/>
          </w:rPr>
          <w:t xml:space="preserve"> </w:t>
        </w:r>
      </w:ins>
      <w:ins w:id="362" w:author="燕子的WPS" w:date="2024-12-04T15:21:09Z">
        <w:r>
          <w:rPr>
            <w:rFonts w:hint="eastAsia"/>
            <w:i w:val="0"/>
            <w:strike w:val="0"/>
            <w:spacing w:val="0"/>
            <w:u w:val="none"/>
            <w:lang w:val="en-US" w:eastAsia="zh-CN"/>
          </w:rPr>
          <w:t>剩余</w:t>
        </w:r>
      </w:ins>
      <w:ins w:id="363" w:author="燕子的WPS" w:date="2024-12-04T15:21:14Z">
        <w:r>
          <w:rPr>
            <w:rFonts w:hint="eastAsia"/>
            <w:i w:val="0"/>
            <w:strike w:val="0"/>
            <w:spacing w:val="0"/>
            <w:u w:val="none"/>
            <w:lang w:val="en-US" w:eastAsia="zh-CN"/>
          </w:rPr>
          <w:t>溢价款</w:t>
        </w:r>
      </w:ins>
      <w:ins w:id="364" w:author="燕子的WPS" w:date="2024-12-04T15:21:17Z">
        <w:r>
          <w:rPr>
            <w:rFonts w:hint="eastAsia"/>
            <w:i w:val="0"/>
            <w:strike w:val="0"/>
            <w:spacing w:val="0"/>
            <w:u w:val="none"/>
            <w:lang w:val="en-US" w:eastAsia="zh-CN"/>
          </w:rPr>
          <w:t>，</w:t>
        </w:r>
      </w:ins>
      <w:ins w:id="365" w:author="燕子的WPS" w:date="2024-12-04T15:21:18Z">
        <w:r>
          <w:rPr>
            <w:rFonts w:hint="eastAsia"/>
            <w:i w:val="0"/>
            <w:strike w:val="0"/>
            <w:spacing w:val="0"/>
            <w:u w:val="none"/>
            <w:lang w:val="en-US" w:eastAsia="zh-CN"/>
          </w:rPr>
          <w:t>由</w:t>
        </w:r>
      </w:ins>
      <w:ins w:id="366" w:author="燕子的WPS" w:date="2024-12-04T15:56:51Z">
        <w:r>
          <w:rPr>
            <w:rFonts w:hint="eastAsia"/>
            <w:i w:val="0"/>
            <w:strike w:val="0"/>
            <w:spacing w:val="0"/>
            <w:u w:val="none"/>
            <w:lang w:val="en-US" w:eastAsia="zh-CN"/>
          </w:rPr>
          <w:t>目标</w:t>
        </w:r>
      </w:ins>
      <w:ins w:id="367" w:author="燕子的WPS" w:date="2024-12-04T15:56:54Z">
        <w:r>
          <w:rPr>
            <w:rFonts w:hint="eastAsia"/>
            <w:i w:val="0"/>
            <w:strike w:val="0"/>
            <w:spacing w:val="0"/>
            <w:u w:val="none"/>
            <w:lang w:val="en-US" w:eastAsia="zh-CN"/>
          </w:rPr>
          <w:t>公司</w:t>
        </w:r>
      </w:ins>
      <w:ins w:id="368" w:author="燕子的WPS" w:date="2024-12-04T15:21:23Z">
        <w:r>
          <w:rPr>
            <w:rFonts w:hint="eastAsia"/>
            <w:i w:val="0"/>
            <w:strike w:val="0"/>
            <w:spacing w:val="0"/>
            <w:u w:val="none"/>
            <w:lang w:val="en-US" w:eastAsia="zh-CN"/>
          </w:rPr>
          <w:t>与</w:t>
        </w:r>
      </w:ins>
      <w:ins w:id="369" w:author="燕子的WPS" w:date="2024-12-04T16:01:29Z">
        <w:r>
          <w:rPr>
            <w:rFonts w:hint="eastAsia"/>
            <w:i w:val="0"/>
            <w:strike w:val="0"/>
            <w:spacing w:val="0"/>
            <w:u w:val="none"/>
            <w:lang w:val="en-US" w:eastAsia="zh-CN"/>
          </w:rPr>
          <w:t>合作</w:t>
        </w:r>
      </w:ins>
      <w:ins w:id="370" w:author="燕子的WPS" w:date="2024-12-05T10:02:56Z">
        <w:r>
          <w:rPr>
            <w:rFonts w:hint="eastAsia"/>
            <w:i w:val="0"/>
            <w:strike w:val="0"/>
            <w:spacing w:val="0"/>
            <w:u w:val="none"/>
            <w:lang w:val="en-US" w:eastAsia="zh-CN"/>
          </w:rPr>
          <w:t>投资</w:t>
        </w:r>
      </w:ins>
      <w:ins w:id="371" w:author="燕子的WPS" w:date="2024-12-04T16:01:31Z">
        <w:r>
          <w:rPr>
            <w:rFonts w:hint="eastAsia"/>
            <w:i w:val="0"/>
            <w:strike w:val="0"/>
            <w:spacing w:val="0"/>
            <w:u w:val="none"/>
            <w:lang w:val="en-US" w:eastAsia="zh-CN"/>
          </w:rPr>
          <w:t>方</w:t>
        </w:r>
      </w:ins>
      <w:ins w:id="372" w:author="燕子的WPS" w:date="2024-12-04T15:22:13Z">
        <w:r>
          <w:rPr>
            <w:rFonts w:hint="eastAsia"/>
            <w:i w:val="0"/>
            <w:strike w:val="0"/>
            <w:spacing w:val="0"/>
            <w:u w:val="none"/>
            <w:lang w:val="en-US" w:eastAsia="zh-CN"/>
          </w:rPr>
          <w:t>按</w:t>
        </w:r>
      </w:ins>
      <w:ins w:id="373" w:author="燕子的WPS" w:date="2024-12-04T15:22:45Z">
        <w:r>
          <w:rPr>
            <w:rFonts w:hint="eastAsia"/>
            <w:i w:val="0"/>
            <w:strike w:val="0"/>
            <w:spacing w:val="0"/>
            <w:u w:val="none"/>
            <w:lang w:val="en-US" w:eastAsia="zh-CN"/>
          </w:rPr>
          <w:t>房源</w:t>
        </w:r>
      </w:ins>
      <w:ins w:id="374" w:author="燕子的WPS" w:date="2024-12-04T15:22:50Z">
        <w:r>
          <w:rPr>
            <w:rFonts w:hint="eastAsia"/>
            <w:i w:val="0"/>
            <w:strike w:val="0"/>
            <w:spacing w:val="0"/>
            <w:u w:val="none"/>
            <w:lang w:val="en-US" w:eastAsia="zh-CN"/>
          </w:rPr>
          <w:t>投资</w:t>
        </w:r>
      </w:ins>
      <w:ins w:id="375" w:author="燕子的WPS" w:date="2024-12-04T15:22:51Z">
        <w:r>
          <w:rPr>
            <w:rFonts w:hint="eastAsia"/>
            <w:i w:val="0"/>
            <w:strike w:val="0"/>
            <w:spacing w:val="0"/>
            <w:u w:val="none"/>
            <w:lang w:val="en-US" w:eastAsia="zh-CN"/>
          </w:rPr>
          <w:t>金额的</w:t>
        </w:r>
      </w:ins>
      <w:ins w:id="376" w:author="燕子的WPS" w:date="2024-12-04T15:22:53Z">
        <w:r>
          <w:rPr>
            <w:rFonts w:hint="eastAsia"/>
            <w:i w:val="0"/>
            <w:strike w:val="0"/>
            <w:spacing w:val="0"/>
            <w:u w:val="none"/>
            <w:lang w:val="en-US" w:eastAsia="zh-CN"/>
          </w:rPr>
          <w:t>比例</w:t>
        </w:r>
      </w:ins>
      <w:ins w:id="377" w:author="燕子的WPS" w:date="2024-12-04T15:22:55Z">
        <w:r>
          <w:rPr>
            <w:rFonts w:hint="eastAsia"/>
            <w:i w:val="0"/>
            <w:strike w:val="0"/>
            <w:spacing w:val="0"/>
            <w:u w:val="none"/>
            <w:lang w:val="en-US" w:eastAsia="zh-CN"/>
          </w:rPr>
          <w:t>分配</w:t>
        </w:r>
      </w:ins>
      <w:ins w:id="378" w:author="燕子的WPS" w:date="2024-12-04T15:22:56Z">
        <w:r>
          <w:rPr>
            <w:rFonts w:hint="eastAsia"/>
            <w:i w:val="0"/>
            <w:strike w:val="0"/>
            <w:spacing w:val="0"/>
            <w:u w:val="none"/>
            <w:lang w:val="en-US" w:eastAsia="zh-CN"/>
          </w:rPr>
          <w:t>。</w:t>
        </w:r>
      </w:ins>
      <w:del w:id="379" w:author="燕子的WPS" w:date="2024-12-04T14:59:33Z">
        <w:r>
          <w:rPr>
            <w:i w:val="0"/>
            <w:strike w:val="0"/>
            <w:spacing w:val="0"/>
            <w:u w:val="none"/>
          </w:rPr>
          <w:delText>。</w:delText>
        </w:r>
      </w:del>
    </w:p>
    <w:p w14:paraId="19AFFC1E">
      <w:pPr>
        <w:numPr>
          <w:ilvl w:val="-1"/>
          <w:numId w:val="0"/>
        </w:numPr>
        <w:snapToGrid/>
        <w:spacing w:line="360" w:lineRule="auto"/>
        <w:ind w:left="0" w:firstLine="0"/>
        <w:rPr>
          <w:ins w:id="381" w:author="燕子的WPS" w:date="2024-12-04T16:02:07Z"/>
          <w:i w:val="0"/>
          <w:strike w:val="0"/>
          <w:spacing w:val="0"/>
          <w:u w:val="none"/>
        </w:rPr>
        <w:pPrChange w:id="380" w:author="燕子的WPS" w:date="2024-12-05T10:39:31Z">
          <w:pPr>
            <w:numPr>
              <w:ilvl w:val="0"/>
              <w:numId w:val="2"/>
            </w:numPr>
            <w:snapToGrid/>
            <w:spacing w:line="240" w:lineRule="auto"/>
          </w:pPr>
        </w:pPrChange>
      </w:pPr>
      <w:ins w:id="382" w:author="燕子的WPS" w:date="2024-12-05T16:47:35Z">
        <w:r>
          <w:rPr>
            <w:rFonts w:hint="eastAsia"/>
            <w:i w:val="0"/>
            <w:strike w:val="0"/>
            <w:spacing w:val="0"/>
            <w:u w:val="none"/>
            <w:lang w:val="en-US" w:eastAsia="zh-CN"/>
          </w:rPr>
          <w:t>3.4</w:t>
        </w:r>
      </w:ins>
      <w:ins w:id="383" w:author="燕子的WPS" w:date="2024-12-04T15:25:06Z">
        <w:r>
          <w:rPr>
            <w:rFonts w:hint="eastAsia"/>
            <w:i w:val="0"/>
            <w:strike w:val="0"/>
            <w:spacing w:val="0"/>
            <w:u w:val="none"/>
            <w:lang w:val="en-US" w:eastAsia="zh-CN"/>
          </w:rPr>
          <w:t xml:space="preserve"> </w:t>
        </w:r>
      </w:ins>
      <w:ins w:id="384" w:author="燕子的WPS" w:date="2024-12-04T16:02:15Z">
        <w:r>
          <w:rPr>
            <w:rFonts w:hint="eastAsia"/>
            <w:i w:val="0"/>
            <w:strike w:val="0"/>
            <w:spacing w:val="0"/>
            <w:u w:val="none"/>
            <w:lang w:val="en-US" w:eastAsia="zh-CN"/>
          </w:rPr>
          <w:t>关于</w:t>
        </w:r>
      </w:ins>
      <w:del w:id="385" w:author="燕子的WPS" w:date="2024-12-04T15:25:03Z">
        <w:r>
          <w:rPr>
            <w:i w:val="0"/>
            <w:strike w:val="0"/>
            <w:spacing w:val="0"/>
            <w:u w:val="none"/>
          </w:rPr>
          <w:delText xml:space="preserve"> </w:delText>
        </w:r>
      </w:del>
      <w:r>
        <w:rPr>
          <w:i w:val="0"/>
          <w:strike w:val="0"/>
          <w:spacing w:val="0"/>
          <w:u w:val="none"/>
        </w:rPr>
        <w:t>合作门店收益</w:t>
      </w:r>
    </w:p>
    <w:p w14:paraId="24FFA718">
      <w:pPr>
        <w:numPr>
          <w:ilvl w:val="-1"/>
          <w:numId w:val="0"/>
        </w:numPr>
        <w:snapToGrid/>
        <w:spacing w:line="360" w:lineRule="auto"/>
        <w:ind w:left="0" w:firstLine="0"/>
        <w:pPrChange w:id="386" w:author="燕子的WPS" w:date="2024-12-05T10:39:31Z">
          <w:pPr>
            <w:numPr>
              <w:ilvl w:val="0"/>
              <w:numId w:val="2"/>
            </w:numPr>
            <w:snapToGrid/>
            <w:spacing w:line="240" w:lineRule="auto"/>
          </w:pPr>
        </w:pPrChange>
      </w:pPr>
      <w:del w:id="387" w:author="燕子的WPS" w:date="2024-12-04T16:02:07Z">
        <w:r>
          <w:rPr>
            <w:i w:val="0"/>
            <w:strike w:val="0"/>
            <w:spacing w:val="0"/>
            <w:u w:val="none"/>
          </w:rPr>
          <w:delText>：</w:delText>
        </w:r>
      </w:del>
      <w:r>
        <w:rPr>
          <w:i w:val="0"/>
          <w:strike w:val="0"/>
          <w:spacing w:val="0"/>
          <w:u w:val="none"/>
        </w:rPr>
        <w:t>与</w:t>
      </w:r>
      <w:del w:id="388" w:author="燕子的WPS" w:date="2024-12-04T16:02:32Z">
        <w:r>
          <w:rPr>
            <w:rFonts w:hint="default"/>
            <w:i w:val="0"/>
            <w:strike w:val="0"/>
            <w:spacing w:val="0"/>
            <w:u w:val="none"/>
            <w:lang w:val="en-US"/>
          </w:rPr>
          <w:delText>美房宝公司</w:delText>
        </w:r>
      </w:del>
      <w:ins w:id="389" w:author="燕子的WPS" w:date="2024-12-04T16:02:33Z">
        <w:r>
          <w:rPr>
            <w:rFonts w:hint="eastAsia"/>
            <w:i w:val="0"/>
            <w:strike w:val="0"/>
            <w:spacing w:val="0"/>
            <w:u w:val="none"/>
            <w:lang w:val="en-US" w:eastAsia="zh-CN"/>
          </w:rPr>
          <w:t>目标</w:t>
        </w:r>
      </w:ins>
      <w:ins w:id="390" w:author="燕子的WPS" w:date="2024-12-04T16:02:35Z">
        <w:r>
          <w:rPr>
            <w:rFonts w:hint="eastAsia"/>
            <w:i w:val="0"/>
            <w:strike w:val="0"/>
            <w:spacing w:val="0"/>
            <w:u w:val="none"/>
            <w:lang w:val="en-US" w:eastAsia="zh-CN"/>
          </w:rPr>
          <w:t>公司</w:t>
        </w:r>
      </w:ins>
      <w:r>
        <w:rPr>
          <w:i w:val="0"/>
          <w:strike w:val="0"/>
          <w:spacing w:val="0"/>
          <w:u w:val="none"/>
        </w:rPr>
        <w:t>签订框架合作协议的门店，</w:t>
      </w:r>
      <w:del w:id="391" w:author="燕子的WPS" w:date="2024-12-04T16:04:25Z">
        <w:r>
          <w:rPr>
            <w:i w:val="0"/>
            <w:strike w:val="0"/>
            <w:spacing w:val="0"/>
            <w:u w:val="none"/>
          </w:rPr>
          <w:delText>由</w:delText>
        </w:r>
      </w:del>
      <w:r>
        <w:rPr>
          <w:i w:val="0"/>
          <w:strike w:val="0"/>
          <w:spacing w:val="0"/>
          <w:u w:val="none"/>
        </w:rPr>
        <w:t>乙方为</w:t>
      </w:r>
      <w:ins w:id="392" w:author="燕子的WPS" w:date="2024-12-04T16:04:37Z">
        <w:r>
          <w:rPr>
            <w:rFonts w:hint="eastAsia"/>
            <w:i w:val="0"/>
            <w:strike w:val="0"/>
            <w:spacing w:val="0"/>
            <w:u w:val="none"/>
            <w:lang w:val="en-US" w:eastAsia="zh-CN"/>
          </w:rPr>
          <w:t>合作</w:t>
        </w:r>
      </w:ins>
      <w:r>
        <w:rPr>
          <w:i w:val="0"/>
          <w:strike w:val="0"/>
          <w:spacing w:val="0"/>
          <w:u w:val="none"/>
        </w:rPr>
        <w:t>门店提供</w:t>
      </w:r>
      <w:del w:id="393" w:author="燕子的WPS" w:date="2024-12-04T16:04:28Z">
        <w:r>
          <w:rPr>
            <w:i w:val="0"/>
            <w:strike w:val="0"/>
            <w:spacing w:val="0"/>
            <w:u w:val="none"/>
          </w:rPr>
          <w:delText>的</w:delText>
        </w:r>
      </w:del>
      <w:r>
        <w:rPr>
          <w:i w:val="0"/>
          <w:strike w:val="0"/>
          <w:spacing w:val="0"/>
          <w:u w:val="none"/>
        </w:rPr>
        <w:t>交易及金融服务所产生的收益归乙方所有。</w:t>
      </w:r>
    </w:p>
    <w:p w14:paraId="71D398A8">
      <w:pPr>
        <w:numPr>
          <w:ilvl w:val="-1"/>
          <w:numId w:val="0"/>
        </w:numPr>
        <w:snapToGrid/>
        <w:spacing w:line="360" w:lineRule="auto"/>
        <w:ind w:left="0" w:firstLine="0"/>
        <w:rPr>
          <w:ins w:id="395" w:author="燕子的WPS" w:date="2024-12-04T16:05:27Z"/>
          <w:i w:val="0"/>
          <w:strike w:val="0"/>
          <w:spacing w:val="0"/>
          <w:u w:val="none"/>
        </w:rPr>
        <w:pPrChange w:id="394" w:author="燕子的WPS" w:date="2024-12-05T10:39:31Z">
          <w:pPr>
            <w:numPr>
              <w:ilvl w:val="0"/>
              <w:numId w:val="3"/>
            </w:numPr>
            <w:snapToGrid/>
            <w:spacing w:line="240" w:lineRule="auto"/>
          </w:pPr>
        </w:pPrChange>
      </w:pPr>
      <w:ins w:id="396" w:author="燕子的WPS" w:date="2024-12-05T16:47:40Z">
        <w:r>
          <w:rPr>
            <w:rFonts w:hint="eastAsia"/>
            <w:i w:val="0"/>
            <w:strike w:val="0"/>
            <w:spacing w:val="0"/>
            <w:u w:val="none"/>
            <w:lang w:val="en-US" w:eastAsia="zh-CN"/>
          </w:rPr>
          <w:t>3.</w:t>
        </w:r>
      </w:ins>
      <w:ins w:id="397" w:author="燕子的WPS" w:date="2024-12-05T16:47:41Z">
        <w:r>
          <w:rPr>
            <w:rFonts w:hint="eastAsia"/>
            <w:i w:val="0"/>
            <w:strike w:val="0"/>
            <w:spacing w:val="0"/>
            <w:u w:val="none"/>
            <w:lang w:val="en-US" w:eastAsia="zh-CN"/>
          </w:rPr>
          <w:t>5</w:t>
        </w:r>
      </w:ins>
      <w:ins w:id="398" w:author="燕子的WPS" w:date="2024-12-04T16:05:12Z">
        <w:r>
          <w:rPr>
            <w:rFonts w:hint="eastAsia"/>
            <w:i w:val="0"/>
            <w:strike w:val="0"/>
            <w:spacing w:val="0"/>
            <w:u w:val="none"/>
            <w:lang w:val="en-US" w:eastAsia="zh-CN"/>
          </w:rPr>
          <w:t xml:space="preserve"> </w:t>
        </w:r>
      </w:ins>
      <w:ins w:id="399" w:author="燕子的WPS" w:date="2024-12-04T16:05:23Z">
        <w:r>
          <w:rPr>
            <w:rFonts w:hint="eastAsia"/>
            <w:i w:val="0"/>
            <w:strike w:val="0"/>
            <w:spacing w:val="0"/>
            <w:u w:val="none"/>
            <w:lang w:val="en-US" w:eastAsia="zh-CN"/>
          </w:rPr>
          <w:t>关于</w:t>
        </w:r>
      </w:ins>
      <w:del w:id="400" w:author="燕子的WPS" w:date="2024-12-04T16:05:05Z">
        <w:r>
          <w:rPr>
            <w:i w:val="0"/>
            <w:strike w:val="0"/>
            <w:spacing w:val="0"/>
            <w:u w:val="none"/>
          </w:rPr>
          <w:delText xml:space="preserve"> </w:delText>
        </w:r>
      </w:del>
      <w:r>
        <w:rPr>
          <w:i w:val="0"/>
          <w:strike w:val="0"/>
          <w:spacing w:val="0"/>
          <w:u w:val="none"/>
        </w:rPr>
        <w:t>跟投收益</w:t>
      </w:r>
    </w:p>
    <w:p w14:paraId="195E4059">
      <w:pPr>
        <w:numPr>
          <w:ilvl w:val="-1"/>
          <w:numId w:val="0"/>
        </w:numPr>
        <w:snapToGrid/>
        <w:spacing w:line="360" w:lineRule="auto"/>
        <w:ind w:left="0" w:firstLine="0"/>
        <w:pPrChange w:id="401" w:author="燕子的WPS" w:date="2024-12-05T10:39:31Z">
          <w:pPr>
            <w:numPr>
              <w:ilvl w:val="0"/>
              <w:numId w:val="3"/>
            </w:numPr>
            <w:snapToGrid/>
            <w:spacing w:line="240" w:lineRule="auto"/>
          </w:pPr>
        </w:pPrChange>
      </w:pPr>
      <w:del w:id="402" w:author="燕子的WPS" w:date="2024-12-04T16:05:26Z">
        <w:r>
          <w:rPr>
            <w:i w:val="0"/>
            <w:strike w:val="0"/>
            <w:spacing w:val="0"/>
            <w:u w:val="none"/>
          </w:rPr>
          <w:delText>：</w:delText>
        </w:r>
      </w:del>
      <w:r>
        <w:rPr>
          <w:i w:val="0"/>
          <w:strike w:val="0"/>
          <w:spacing w:val="0"/>
          <w:u w:val="none"/>
        </w:rPr>
        <w:t>每年进行一次分红，分红比例不超过年度利润的50%，剩余50%强制留存。</w:t>
      </w:r>
    </w:p>
    <w:p w14:paraId="6DF9932B">
      <w:pPr>
        <w:snapToGrid/>
        <w:spacing w:line="360" w:lineRule="auto"/>
        <w:rPr>
          <w:del w:id="404" w:author="燕子的WPS" w:date="2024-12-05T16:48:19Z"/>
          <w:highlight w:val="yellow"/>
          <w:rPrChange w:id="405" w:author="燕子的WPS" w:date="2024-12-04T17:45:05Z">
            <w:rPr>
              <w:del w:id="406" w:author="燕子的WPS" w:date="2024-12-05T16:48:19Z"/>
            </w:rPr>
          </w:rPrChange>
        </w:rPr>
        <w:pPrChange w:id="403" w:author="燕子的WPS" w:date="2024-12-05T10:39:31Z">
          <w:pPr>
            <w:snapToGrid/>
            <w:spacing w:line="240" w:lineRule="auto"/>
          </w:pPr>
        </w:pPrChange>
      </w:pPr>
      <w:del w:id="407" w:author="燕子的WPS" w:date="2024-12-05T16:48:19Z">
        <w:r>
          <w:rPr>
            <w:rFonts w:hint="default"/>
            <w:i w:val="0"/>
            <w:strike w:val="0"/>
            <w:spacing w:val="0"/>
            <w:highlight w:val="yellow"/>
            <w:u w:val="none"/>
            <w:lang w:val="en-US"/>
            <w:rPrChange w:id="408" w:author="燕子的WPS" w:date="2024-12-04T17:45:05Z">
              <w:rPr>
                <w:rFonts w:hint="default"/>
                <w:i w:val="0"/>
                <w:strike w:val="0"/>
                <w:spacing w:val="0"/>
                <w:u w:val="none"/>
                <w:lang w:val="en-US"/>
              </w:rPr>
            </w:rPrChange>
          </w:rPr>
          <w:delText>3</w:delText>
        </w:r>
      </w:del>
      <w:del w:id="409" w:author="燕子的WPS" w:date="2024-12-05T16:48:19Z">
        <w:r>
          <w:rPr>
            <w:i w:val="0"/>
            <w:strike w:val="0"/>
            <w:spacing w:val="0"/>
            <w:highlight w:val="yellow"/>
            <w:u w:val="none"/>
            <w:rPrChange w:id="410" w:author="燕子的WPS" w:date="2024-12-04T17:45:05Z">
              <w:rPr>
                <w:i w:val="0"/>
                <w:strike w:val="0"/>
                <w:spacing w:val="0"/>
                <w:u w:val="none"/>
              </w:rPr>
            </w:rPrChange>
          </w:rPr>
          <w:delText>.4 跟投退出机制：与业主签订协议开始，协议结束为退出。</w:delText>
        </w:r>
      </w:del>
    </w:p>
    <w:p w14:paraId="77725CF7">
      <w:pPr>
        <w:snapToGrid/>
        <w:spacing w:line="360" w:lineRule="auto"/>
        <w:rPr>
          <w:rFonts w:hint="default" w:eastAsia="微软雅黑"/>
          <w:lang w:val="en-US" w:eastAsia="zh-CN"/>
        </w:rPr>
        <w:pPrChange w:id="411" w:author="燕子的WPS" w:date="2024-12-05T10:39:31Z">
          <w:pPr>
            <w:snapToGrid/>
            <w:spacing w:line="240" w:lineRule="auto"/>
          </w:pPr>
        </w:pPrChange>
      </w:pPr>
      <w:r>
        <w:rPr>
          <w:b/>
          <w:i w:val="0"/>
          <w:strike w:val="0"/>
          <w:spacing w:val="0"/>
          <w:u w:val="none"/>
        </w:rPr>
        <w:t>第</w:t>
      </w:r>
      <w:del w:id="412" w:author="燕子的WPS" w:date="2024-12-05T16:22:40Z">
        <w:r>
          <w:rPr>
            <w:rFonts w:hint="default"/>
            <w:b/>
            <w:i w:val="0"/>
            <w:strike w:val="0"/>
            <w:spacing w:val="0"/>
            <w:u w:val="none"/>
            <w:lang w:val="en-US"/>
          </w:rPr>
          <w:delText>四</w:delText>
        </w:r>
      </w:del>
      <w:ins w:id="413" w:author="燕子的WPS" w:date="2024-12-05T16:22:41Z">
        <w:r>
          <w:rPr>
            <w:rFonts w:hint="eastAsia"/>
            <w:b/>
            <w:i w:val="0"/>
            <w:strike w:val="0"/>
            <w:spacing w:val="0"/>
            <w:u w:val="none"/>
            <w:lang w:val="en-US" w:eastAsia="zh-CN"/>
          </w:rPr>
          <w:t>四</w:t>
        </w:r>
      </w:ins>
      <w:r>
        <w:rPr>
          <w:b/>
          <w:i w:val="0"/>
          <w:strike w:val="0"/>
          <w:spacing w:val="0"/>
          <w:u w:val="none"/>
        </w:rPr>
        <w:t xml:space="preserve">条 </w:t>
      </w:r>
      <w:del w:id="414" w:author="燕子的WPS" w:date="2024-12-04T16:12:29Z">
        <w:r>
          <w:rPr>
            <w:rFonts w:hint="default"/>
            <w:b/>
            <w:i w:val="0"/>
            <w:strike w:val="0"/>
            <w:spacing w:val="0"/>
            <w:u w:val="none"/>
            <w:lang w:val="en-US"/>
          </w:rPr>
          <w:delText>公司治理</w:delText>
        </w:r>
      </w:del>
      <w:ins w:id="415" w:author="燕子的WPS" w:date="2024-12-04T16:12:32Z">
        <w:r>
          <w:rPr>
            <w:rFonts w:hint="eastAsia"/>
            <w:b/>
            <w:i w:val="0"/>
            <w:strike w:val="0"/>
            <w:spacing w:val="0"/>
            <w:u w:val="none"/>
            <w:lang w:val="en-US" w:eastAsia="zh-CN"/>
          </w:rPr>
          <w:t>公司</w:t>
        </w:r>
      </w:ins>
      <w:ins w:id="416" w:author="燕子的WPS" w:date="2024-12-04T16:12:33Z">
        <w:r>
          <w:rPr>
            <w:rFonts w:hint="eastAsia"/>
            <w:b/>
            <w:i w:val="0"/>
            <w:strike w:val="0"/>
            <w:spacing w:val="0"/>
            <w:u w:val="none"/>
            <w:lang w:val="en-US" w:eastAsia="zh-CN"/>
          </w:rPr>
          <w:t>组织</w:t>
        </w:r>
      </w:ins>
      <w:ins w:id="417" w:author="燕子的WPS" w:date="2024-12-04T16:12:34Z">
        <w:r>
          <w:rPr>
            <w:rFonts w:hint="eastAsia"/>
            <w:b/>
            <w:i w:val="0"/>
            <w:strike w:val="0"/>
            <w:spacing w:val="0"/>
            <w:u w:val="none"/>
            <w:lang w:val="en-US" w:eastAsia="zh-CN"/>
          </w:rPr>
          <w:t>结构</w:t>
        </w:r>
      </w:ins>
    </w:p>
    <w:p w14:paraId="0E1A7141">
      <w:pPr>
        <w:snapToGrid/>
        <w:spacing w:line="360" w:lineRule="auto"/>
        <w:rPr>
          <w:rFonts w:hint="default" w:eastAsia="微软雅黑"/>
          <w:lang w:val="en-US" w:eastAsia="zh-CN"/>
        </w:rPr>
        <w:pPrChange w:id="418" w:author="燕子的WPS" w:date="2024-12-05T10:39:31Z">
          <w:pPr>
            <w:snapToGrid/>
            <w:spacing w:line="240" w:lineRule="auto"/>
          </w:pPr>
        </w:pPrChange>
      </w:pPr>
      <w:del w:id="419" w:author="燕子的WPS" w:date="2024-12-05T16:22:44Z">
        <w:r>
          <w:rPr>
            <w:rFonts w:hint="default"/>
            <w:i w:val="0"/>
            <w:strike w:val="0"/>
            <w:spacing w:val="0"/>
            <w:u w:val="none"/>
            <w:lang w:val="en-US"/>
          </w:rPr>
          <w:delText>4</w:delText>
        </w:r>
      </w:del>
      <w:ins w:id="420" w:author="燕子的WPS" w:date="2024-12-05T16:22:44Z">
        <w:r>
          <w:rPr>
            <w:rFonts w:hint="eastAsia"/>
            <w:i w:val="0"/>
            <w:strike w:val="0"/>
            <w:spacing w:val="0"/>
            <w:u w:val="none"/>
            <w:lang w:val="en-US" w:eastAsia="zh-CN"/>
          </w:rPr>
          <w:t>4</w:t>
        </w:r>
      </w:ins>
      <w:r>
        <w:rPr>
          <w:i w:val="0"/>
          <w:strike w:val="0"/>
          <w:spacing w:val="0"/>
          <w:u w:val="none"/>
        </w:rPr>
        <w:t>.1 股东会：由</w:t>
      </w:r>
      <w:del w:id="421" w:author="燕子的WPS" w:date="2024-12-04T16:19:12Z">
        <w:r>
          <w:rPr>
            <w:rFonts w:hint="default"/>
            <w:i w:val="0"/>
            <w:strike w:val="0"/>
            <w:spacing w:val="0"/>
            <w:u w:val="none"/>
            <w:lang w:val="en-US"/>
          </w:rPr>
          <w:delText>双方</w:delText>
        </w:r>
      </w:del>
      <w:ins w:id="422" w:author="燕子的WPS" w:date="2024-12-04T16:19:20Z">
        <w:r>
          <w:rPr>
            <w:rFonts w:hint="eastAsia"/>
            <w:i w:val="0"/>
            <w:strike w:val="0"/>
            <w:spacing w:val="0"/>
            <w:u w:val="none"/>
            <w:lang w:val="en-US" w:eastAsia="zh-CN"/>
          </w:rPr>
          <w:t>全体</w:t>
        </w:r>
      </w:ins>
      <w:ins w:id="423" w:author="燕子的WPS" w:date="2024-12-04T16:19:23Z">
        <w:r>
          <w:rPr>
            <w:rFonts w:hint="eastAsia"/>
            <w:i w:val="0"/>
            <w:strike w:val="0"/>
            <w:spacing w:val="0"/>
            <w:u w:val="none"/>
            <w:lang w:val="en-US" w:eastAsia="zh-CN"/>
          </w:rPr>
          <w:t>股东</w:t>
        </w:r>
      </w:ins>
      <w:r>
        <w:rPr>
          <w:i w:val="0"/>
          <w:strike w:val="0"/>
          <w:spacing w:val="0"/>
          <w:u w:val="none"/>
        </w:rPr>
        <w:t>组成，</w:t>
      </w:r>
      <w:ins w:id="424" w:author="燕子的WPS" w:date="2024-12-05T10:30:18Z">
        <w:r>
          <w:rPr>
            <w:rFonts w:hint="eastAsia"/>
            <w:i w:val="0"/>
            <w:strike w:val="0"/>
            <w:spacing w:val="0"/>
            <w:u w:val="none"/>
            <w:lang w:val="en-US" w:eastAsia="zh-CN"/>
          </w:rPr>
          <w:t>股东</w:t>
        </w:r>
      </w:ins>
      <w:ins w:id="425" w:author="燕子的WPS" w:date="2024-12-05T10:30:20Z">
        <w:r>
          <w:rPr>
            <w:rFonts w:hint="eastAsia"/>
            <w:i w:val="0"/>
            <w:strike w:val="0"/>
            <w:spacing w:val="0"/>
            <w:u w:val="none"/>
            <w:lang w:val="en-US" w:eastAsia="zh-CN"/>
          </w:rPr>
          <w:t>会</w:t>
        </w:r>
      </w:ins>
      <w:ins w:id="426" w:author="燕子的WPS" w:date="2024-12-05T10:30:22Z">
        <w:r>
          <w:rPr>
            <w:rFonts w:hint="eastAsia"/>
            <w:i w:val="0"/>
            <w:strike w:val="0"/>
            <w:spacing w:val="0"/>
            <w:u w:val="none"/>
            <w:lang w:val="en-US" w:eastAsia="zh-CN"/>
          </w:rPr>
          <w:t>是</w:t>
        </w:r>
      </w:ins>
      <w:ins w:id="427" w:author="燕子的WPS" w:date="2024-12-05T10:30:24Z">
        <w:r>
          <w:rPr>
            <w:rFonts w:hint="eastAsia"/>
            <w:i w:val="0"/>
            <w:strike w:val="0"/>
            <w:spacing w:val="0"/>
            <w:u w:val="none"/>
            <w:lang w:val="en-US" w:eastAsia="zh-CN"/>
          </w:rPr>
          <w:t>公司</w:t>
        </w:r>
      </w:ins>
      <w:ins w:id="428" w:author="燕子的WPS" w:date="2024-12-05T10:30:25Z">
        <w:r>
          <w:rPr>
            <w:rFonts w:hint="eastAsia"/>
            <w:i w:val="0"/>
            <w:strike w:val="0"/>
            <w:spacing w:val="0"/>
            <w:u w:val="none"/>
            <w:lang w:val="en-US" w:eastAsia="zh-CN"/>
          </w:rPr>
          <w:t>的</w:t>
        </w:r>
      </w:ins>
      <w:ins w:id="429" w:author="燕子的WPS" w:date="2024-12-05T10:30:26Z">
        <w:r>
          <w:rPr>
            <w:rFonts w:hint="eastAsia"/>
            <w:i w:val="0"/>
            <w:strike w:val="0"/>
            <w:spacing w:val="0"/>
            <w:u w:val="none"/>
            <w:lang w:val="en-US" w:eastAsia="zh-CN"/>
          </w:rPr>
          <w:t>最高</w:t>
        </w:r>
      </w:ins>
      <w:ins w:id="430" w:author="燕子的WPS" w:date="2024-12-05T10:30:29Z">
        <w:r>
          <w:rPr>
            <w:rFonts w:hint="eastAsia"/>
            <w:i w:val="0"/>
            <w:strike w:val="0"/>
            <w:spacing w:val="0"/>
            <w:u w:val="none"/>
            <w:lang w:val="en-US" w:eastAsia="zh-CN"/>
          </w:rPr>
          <w:t>权力</w:t>
        </w:r>
      </w:ins>
      <w:ins w:id="431" w:author="燕子的WPS" w:date="2024-12-05T10:30:34Z">
        <w:r>
          <w:rPr>
            <w:rFonts w:hint="eastAsia"/>
            <w:i w:val="0"/>
            <w:strike w:val="0"/>
            <w:spacing w:val="0"/>
            <w:u w:val="none"/>
            <w:lang w:val="en-US" w:eastAsia="zh-CN"/>
          </w:rPr>
          <w:t>机构</w:t>
        </w:r>
      </w:ins>
      <w:ins w:id="432" w:author="燕子的WPS" w:date="2024-12-05T10:30:35Z">
        <w:r>
          <w:rPr>
            <w:rFonts w:hint="eastAsia"/>
            <w:i w:val="0"/>
            <w:strike w:val="0"/>
            <w:spacing w:val="0"/>
            <w:u w:val="none"/>
            <w:lang w:val="en-US" w:eastAsia="zh-CN"/>
          </w:rPr>
          <w:t>。</w:t>
        </w:r>
      </w:ins>
      <w:del w:id="433" w:author="燕子的WPS" w:date="2024-12-04T16:22:35Z">
        <w:r>
          <w:rPr>
            <w:i w:val="0"/>
            <w:strike w:val="0"/>
            <w:spacing w:val="0"/>
            <w:u w:val="none"/>
          </w:rPr>
          <w:delText>行使公司章程规定的各项职权。</w:delText>
        </w:r>
      </w:del>
      <w:ins w:id="434" w:author="燕子的WPS" w:date="2024-12-04T16:22:23Z">
        <w:r>
          <w:rPr>
            <w:rFonts w:hint="eastAsia"/>
            <w:i w:val="0"/>
            <w:strike w:val="0"/>
            <w:spacing w:val="0"/>
            <w:u w:val="none"/>
          </w:rPr>
          <w:t>决定公司的经营方针和投资计划</w:t>
        </w:r>
      </w:ins>
      <w:ins w:id="435" w:author="燕子的WPS" w:date="2024-12-04T16:24:20Z">
        <w:r>
          <w:rPr>
            <w:rFonts w:hint="eastAsia"/>
            <w:i w:val="0"/>
            <w:strike w:val="0"/>
            <w:spacing w:val="0"/>
            <w:u w:val="none"/>
            <w:lang w:eastAsia="zh-CN"/>
          </w:rPr>
          <w:t>；</w:t>
        </w:r>
      </w:ins>
      <w:ins w:id="436" w:author="燕子的WPS" w:date="2024-12-04T16:22:23Z">
        <w:r>
          <w:rPr>
            <w:rFonts w:hint="eastAsia"/>
            <w:i w:val="0"/>
            <w:strike w:val="0"/>
            <w:spacing w:val="0"/>
            <w:u w:val="none"/>
          </w:rPr>
          <w:t>审议批准公司的年度财务预算方案、</w:t>
        </w:r>
      </w:ins>
      <w:ins w:id="437" w:author="燕子的WPS" w:date="2024-12-04T16:25:28Z">
        <w:r>
          <w:rPr>
            <w:i w:val="0"/>
            <w:strike w:val="0"/>
            <w:spacing w:val="0"/>
            <w:u w:val="none"/>
          </w:rPr>
          <w:t>融资计划、</w:t>
        </w:r>
      </w:ins>
      <w:ins w:id="438" w:author="燕子的WPS" w:date="2024-12-04T16:22:23Z">
        <w:r>
          <w:rPr>
            <w:rFonts w:hint="eastAsia"/>
            <w:i w:val="0"/>
            <w:strike w:val="0"/>
            <w:spacing w:val="0"/>
            <w:u w:val="none"/>
          </w:rPr>
          <w:t>决算方案</w:t>
        </w:r>
      </w:ins>
      <w:ins w:id="439" w:author="燕子的WPS" w:date="2024-12-04T16:24:22Z">
        <w:r>
          <w:rPr>
            <w:rFonts w:hint="eastAsia"/>
            <w:i w:val="0"/>
            <w:strike w:val="0"/>
            <w:spacing w:val="0"/>
            <w:u w:val="none"/>
            <w:lang w:eastAsia="zh-CN"/>
          </w:rPr>
          <w:t>；</w:t>
        </w:r>
      </w:ins>
      <w:ins w:id="440" w:author="燕子的WPS" w:date="2024-12-04T16:22:23Z">
        <w:r>
          <w:rPr>
            <w:rFonts w:hint="eastAsia"/>
            <w:i w:val="0"/>
            <w:strike w:val="0"/>
            <w:spacing w:val="0"/>
            <w:u w:val="none"/>
          </w:rPr>
          <w:t>审议批准公司的利润分配方案和弥补亏损方案</w:t>
        </w:r>
      </w:ins>
      <w:ins w:id="441" w:author="燕子的WPS" w:date="2024-12-04T16:24:32Z">
        <w:r>
          <w:rPr>
            <w:rFonts w:hint="eastAsia"/>
            <w:i w:val="0"/>
            <w:strike w:val="0"/>
            <w:spacing w:val="0"/>
            <w:u w:val="none"/>
            <w:lang w:eastAsia="zh-CN"/>
          </w:rPr>
          <w:t>；</w:t>
        </w:r>
      </w:ins>
      <w:ins w:id="442" w:author="燕子的WPS" w:date="2024-12-05T16:49:52Z">
        <w:r>
          <w:rPr>
            <w:rFonts w:hint="eastAsia"/>
            <w:i w:val="0"/>
            <w:strike w:val="0"/>
            <w:spacing w:val="0"/>
            <w:u w:val="none"/>
          </w:rPr>
          <w:t>审议批准</w:t>
        </w:r>
      </w:ins>
      <w:ins w:id="443" w:author="燕子的WPS" w:date="2024-12-05T16:49:52Z">
        <w:r>
          <w:rPr>
            <w:rFonts w:hint="eastAsia"/>
            <w:i w:val="0"/>
            <w:strike w:val="0"/>
            <w:spacing w:val="0"/>
            <w:u w:val="none"/>
            <w:lang w:val="en-US" w:eastAsia="zh-CN"/>
          </w:rPr>
          <w:t>执行董事提名的总经理和财务负责人名单</w:t>
        </w:r>
      </w:ins>
      <w:ins w:id="444" w:author="燕子的WPS" w:date="2024-12-05T16:49:54Z">
        <w:r>
          <w:rPr>
            <w:rFonts w:hint="eastAsia"/>
            <w:i w:val="0"/>
            <w:strike w:val="0"/>
            <w:spacing w:val="0"/>
            <w:u w:val="none"/>
            <w:lang w:val="en-US" w:eastAsia="zh-CN"/>
          </w:rPr>
          <w:t>；</w:t>
        </w:r>
      </w:ins>
      <w:ins w:id="445" w:author="燕子的WPS" w:date="2024-12-04T16:22:23Z">
        <w:r>
          <w:rPr>
            <w:rFonts w:hint="eastAsia"/>
            <w:i w:val="0"/>
            <w:strike w:val="0"/>
            <w:spacing w:val="0"/>
            <w:u w:val="none"/>
          </w:rPr>
          <w:t>对公司增加或者减少注册资本作出决议</w:t>
        </w:r>
      </w:ins>
      <w:ins w:id="446" w:author="燕子的WPS" w:date="2024-12-04T16:24:58Z">
        <w:r>
          <w:rPr>
            <w:rFonts w:hint="eastAsia"/>
            <w:i w:val="0"/>
            <w:strike w:val="0"/>
            <w:spacing w:val="0"/>
            <w:u w:val="none"/>
            <w:lang w:eastAsia="zh-CN"/>
          </w:rPr>
          <w:t>；</w:t>
        </w:r>
      </w:ins>
      <w:ins w:id="447" w:author="燕子的WPS" w:date="2024-12-04T16:22:23Z">
        <w:r>
          <w:rPr>
            <w:rFonts w:hint="eastAsia"/>
            <w:i w:val="0"/>
            <w:strike w:val="0"/>
            <w:spacing w:val="0"/>
            <w:u w:val="none"/>
          </w:rPr>
          <w:t>修改公司章程</w:t>
        </w:r>
      </w:ins>
      <w:ins w:id="448" w:author="燕子的WPS" w:date="2024-12-04T16:25:48Z">
        <w:r>
          <w:rPr>
            <w:rFonts w:hint="eastAsia"/>
            <w:i w:val="0"/>
            <w:strike w:val="0"/>
            <w:spacing w:val="0"/>
            <w:u w:val="none"/>
            <w:lang w:eastAsia="zh-CN"/>
          </w:rPr>
          <w:t>；</w:t>
        </w:r>
      </w:ins>
      <w:ins w:id="449" w:author="燕子的WPS" w:date="2024-12-04T16:26:06Z">
        <w:r>
          <w:rPr>
            <w:rFonts w:hint="eastAsia"/>
            <w:i w:val="0"/>
            <w:strike w:val="0"/>
            <w:spacing w:val="0"/>
            <w:u w:val="none"/>
            <w:lang w:val="en-US" w:eastAsia="zh-CN"/>
          </w:rPr>
          <w:t>行使</w:t>
        </w:r>
      </w:ins>
      <w:ins w:id="450" w:author="燕子的WPS" w:date="2024-12-04T16:22:23Z">
        <w:r>
          <w:rPr>
            <w:rFonts w:hint="eastAsia"/>
            <w:i w:val="0"/>
            <w:strike w:val="0"/>
            <w:spacing w:val="0"/>
            <w:u w:val="none"/>
          </w:rPr>
          <w:t>公司章程规定的其他职权。</w:t>
        </w:r>
      </w:ins>
    </w:p>
    <w:p w14:paraId="09A261A7">
      <w:pPr>
        <w:snapToGrid/>
        <w:spacing w:line="360" w:lineRule="auto"/>
        <w:pPrChange w:id="451" w:author="燕子的WPS" w:date="2024-12-05T10:39:31Z">
          <w:pPr>
            <w:snapToGrid/>
            <w:spacing w:line="240" w:lineRule="auto"/>
          </w:pPr>
        </w:pPrChange>
      </w:pPr>
      <w:del w:id="452" w:author="燕子的WPS" w:date="2024-12-05T16:22:45Z">
        <w:r>
          <w:rPr>
            <w:rFonts w:hint="default"/>
            <w:i w:val="0"/>
            <w:strike w:val="0"/>
            <w:spacing w:val="0"/>
            <w:u w:val="none"/>
            <w:lang w:val="en-US"/>
          </w:rPr>
          <w:delText>4</w:delText>
        </w:r>
      </w:del>
      <w:ins w:id="453" w:author="燕子的WPS" w:date="2024-12-05T16:22:45Z">
        <w:r>
          <w:rPr>
            <w:rFonts w:hint="eastAsia"/>
            <w:i w:val="0"/>
            <w:strike w:val="0"/>
            <w:spacing w:val="0"/>
            <w:u w:val="none"/>
            <w:lang w:val="en-US" w:eastAsia="zh-CN"/>
          </w:rPr>
          <w:t>4</w:t>
        </w:r>
      </w:ins>
      <w:r>
        <w:rPr>
          <w:i w:val="0"/>
          <w:strike w:val="0"/>
          <w:spacing w:val="0"/>
          <w:u w:val="none"/>
        </w:rPr>
        <w:t xml:space="preserve">.2 </w:t>
      </w:r>
      <w:del w:id="454" w:author="燕子的WPS" w:date="2024-12-04T16:34:16Z">
        <w:r>
          <w:rPr>
            <w:rFonts w:hint="default"/>
            <w:i w:val="0"/>
            <w:strike w:val="0"/>
            <w:spacing w:val="0"/>
            <w:u w:val="none"/>
            <w:lang w:val="en-US"/>
          </w:rPr>
          <w:delText>执行董事</w:delText>
        </w:r>
      </w:del>
      <w:ins w:id="455" w:author="燕子的WPS" w:date="2024-12-04T16:34:17Z">
        <w:r>
          <w:rPr>
            <w:rFonts w:hint="eastAsia"/>
            <w:i w:val="0"/>
            <w:strike w:val="0"/>
            <w:spacing w:val="0"/>
            <w:u w:val="none"/>
            <w:lang w:val="en-US" w:eastAsia="zh-CN"/>
          </w:rPr>
          <w:t>执行</w:t>
        </w:r>
      </w:ins>
      <w:ins w:id="456" w:author="燕子的WPS" w:date="2024-12-04T16:34:18Z">
        <w:r>
          <w:rPr>
            <w:rFonts w:hint="eastAsia"/>
            <w:i w:val="0"/>
            <w:strike w:val="0"/>
            <w:spacing w:val="0"/>
            <w:u w:val="none"/>
            <w:lang w:val="en-US" w:eastAsia="zh-CN"/>
          </w:rPr>
          <w:t>董事</w:t>
        </w:r>
      </w:ins>
      <w:r>
        <w:rPr>
          <w:i w:val="0"/>
          <w:strike w:val="0"/>
          <w:spacing w:val="0"/>
          <w:u w:val="none"/>
        </w:rPr>
        <w:t>：</w:t>
      </w:r>
      <w:ins w:id="457" w:author="燕子的WPS" w:date="2024-12-04T16:35:15Z">
        <w:r>
          <w:rPr>
            <w:rFonts w:hint="eastAsia"/>
            <w:i w:val="0"/>
            <w:strike w:val="0"/>
            <w:spacing w:val="0"/>
            <w:u w:val="none"/>
            <w:lang w:val="en-US" w:eastAsia="zh-CN"/>
          </w:rPr>
          <w:t>由</w:t>
        </w:r>
      </w:ins>
      <w:ins w:id="458" w:author="燕子的WPS" w:date="2024-12-04T16:35:17Z">
        <w:r>
          <w:rPr>
            <w:rFonts w:hint="eastAsia"/>
            <w:i w:val="0"/>
            <w:strike w:val="0"/>
            <w:spacing w:val="0"/>
            <w:u w:val="none"/>
            <w:lang w:val="en-US" w:eastAsia="zh-CN"/>
          </w:rPr>
          <w:t>甲方</w:t>
        </w:r>
      </w:ins>
      <w:ins w:id="459" w:author="燕子的WPS" w:date="2024-12-04T16:35:19Z">
        <w:r>
          <w:rPr>
            <w:rFonts w:hint="eastAsia"/>
            <w:i w:val="0"/>
            <w:strike w:val="0"/>
            <w:spacing w:val="0"/>
            <w:u w:val="none"/>
            <w:lang w:val="en-US" w:eastAsia="zh-CN"/>
          </w:rPr>
          <w:t>指派</w:t>
        </w:r>
      </w:ins>
      <w:ins w:id="460" w:author="燕子的WPS" w:date="2024-12-04T16:35:20Z">
        <w:r>
          <w:rPr>
            <w:rFonts w:hint="eastAsia"/>
            <w:i w:val="0"/>
            <w:strike w:val="0"/>
            <w:spacing w:val="0"/>
            <w:u w:val="none"/>
            <w:lang w:val="en-US" w:eastAsia="zh-CN"/>
          </w:rPr>
          <w:t>，</w:t>
        </w:r>
      </w:ins>
      <w:del w:id="461" w:author="燕子的WPS" w:date="2024-12-04T16:31:24Z">
        <w:r>
          <w:rPr>
            <w:i w:val="0"/>
            <w:strike w:val="0"/>
            <w:spacing w:val="0"/>
            <w:u w:val="none"/>
          </w:rPr>
          <w:delText>由甲方指派，</w:delText>
        </w:r>
      </w:del>
      <w:r>
        <w:rPr>
          <w:i w:val="0"/>
          <w:strike w:val="0"/>
          <w:spacing w:val="0"/>
          <w:u w:val="none"/>
        </w:rPr>
        <w:t>负责召集股东会会议，并向股东会报告工作；执行股东会的决议；</w:t>
      </w:r>
      <w:ins w:id="462" w:author="燕子的WPS" w:date="2024-12-05T16:53:42Z">
        <w:r>
          <w:rPr>
            <w:rFonts w:hint="eastAsia"/>
            <w:i w:val="0"/>
            <w:strike w:val="0"/>
            <w:spacing w:val="0"/>
            <w:u w:val="none"/>
            <w:lang w:val="en-US" w:eastAsia="zh-CN"/>
          </w:rPr>
          <w:t>提名</w:t>
        </w:r>
      </w:ins>
      <w:ins w:id="463" w:author="燕子的WPS" w:date="2024-12-05T16:53:48Z">
        <w:r>
          <w:rPr>
            <w:rFonts w:hint="eastAsia"/>
            <w:i w:val="0"/>
            <w:strike w:val="0"/>
            <w:spacing w:val="0"/>
            <w:u w:val="none"/>
            <w:lang w:val="en-US" w:eastAsia="zh-CN"/>
          </w:rPr>
          <w:t>总经理</w:t>
        </w:r>
      </w:ins>
      <w:ins w:id="464" w:author="燕子的WPS" w:date="2024-12-05T16:53:51Z">
        <w:r>
          <w:rPr>
            <w:rFonts w:hint="eastAsia"/>
            <w:i w:val="0"/>
            <w:strike w:val="0"/>
            <w:spacing w:val="0"/>
            <w:u w:val="none"/>
            <w:lang w:val="en-US" w:eastAsia="zh-CN"/>
          </w:rPr>
          <w:t>和</w:t>
        </w:r>
      </w:ins>
      <w:ins w:id="465" w:author="燕子的WPS" w:date="2024-12-05T16:53:53Z">
        <w:r>
          <w:rPr>
            <w:rFonts w:hint="eastAsia"/>
            <w:i w:val="0"/>
            <w:strike w:val="0"/>
            <w:spacing w:val="0"/>
            <w:u w:val="none"/>
            <w:lang w:val="en-US" w:eastAsia="zh-CN"/>
          </w:rPr>
          <w:t>财务</w:t>
        </w:r>
      </w:ins>
      <w:ins w:id="466" w:author="燕子的WPS" w:date="2024-12-05T16:53:55Z">
        <w:r>
          <w:rPr>
            <w:rFonts w:hint="eastAsia"/>
            <w:i w:val="0"/>
            <w:strike w:val="0"/>
            <w:spacing w:val="0"/>
            <w:u w:val="none"/>
            <w:lang w:val="en-US" w:eastAsia="zh-CN"/>
          </w:rPr>
          <w:t>负责人</w:t>
        </w:r>
      </w:ins>
      <w:ins w:id="467" w:author="燕子的WPS" w:date="2024-12-05T16:53:57Z">
        <w:r>
          <w:rPr>
            <w:rFonts w:hint="eastAsia"/>
            <w:i w:val="0"/>
            <w:strike w:val="0"/>
            <w:spacing w:val="0"/>
            <w:u w:val="none"/>
            <w:lang w:val="en-US" w:eastAsia="zh-CN"/>
          </w:rPr>
          <w:t>名单</w:t>
        </w:r>
      </w:ins>
      <w:ins w:id="468" w:author="燕子的WPS" w:date="2024-12-05T16:53:58Z">
        <w:r>
          <w:rPr>
            <w:rFonts w:hint="eastAsia"/>
            <w:i w:val="0"/>
            <w:strike w:val="0"/>
            <w:spacing w:val="0"/>
            <w:u w:val="none"/>
            <w:lang w:val="en-US" w:eastAsia="zh-CN"/>
          </w:rPr>
          <w:t>；</w:t>
        </w:r>
      </w:ins>
      <w:r>
        <w:rPr>
          <w:i w:val="0"/>
          <w:strike w:val="0"/>
          <w:spacing w:val="0"/>
          <w:u w:val="none"/>
        </w:rPr>
        <w:t>制定公司的年度财务预算方案、融资计划、决算方案；制定公司的利润分配方案和弥补亏损方案等。</w:t>
      </w:r>
    </w:p>
    <w:p w14:paraId="4548165C">
      <w:pPr>
        <w:snapToGrid/>
        <w:spacing w:line="360" w:lineRule="auto"/>
        <w:rPr>
          <w:ins w:id="470" w:author="燕子的WPS" w:date="2024-12-05T16:24:01Z"/>
          <w:rFonts w:hint="eastAsia"/>
          <w:i w:val="0"/>
          <w:strike w:val="0"/>
          <w:spacing w:val="0"/>
          <w:u w:val="none"/>
          <w:lang w:eastAsia="zh-CN"/>
        </w:rPr>
        <w:pPrChange w:id="469" w:author="燕子的WPS" w:date="2024-12-05T10:39:31Z">
          <w:pPr>
            <w:snapToGrid/>
            <w:spacing w:line="240" w:lineRule="auto"/>
          </w:pPr>
        </w:pPrChange>
      </w:pPr>
      <w:del w:id="471" w:author="燕子的WPS" w:date="2024-12-05T16:22:47Z">
        <w:r>
          <w:rPr>
            <w:rFonts w:hint="default"/>
            <w:i w:val="0"/>
            <w:strike w:val="0"/>
            <w:spacing w:val="0"/>
            <w:u w:val="none"/>
            <w:lang w:val="en-US"/>
          </w:rPr>
          <w:delText>4</w:delText>
        </w:r>
      </w:del>
      <w:ins w:id="472" w:author="燕子的WPS" w:date="2024-12-05T16:22:47Z">
        <w:r>
          <w:rPr>
            <w:rFonts w:hint="eastAsia"/>
            <w:i w:val="0"/>
            <w:strike w:val="0"/>
            <w:spacing w:val="0"/>
            <w:u w:val="none"/>
            <w:lang w:val="en-US" w:eastAsia="zh-CN"/>
          </w:rPr>
          <w:t>4</w:t>
        </w:r>
      </w:ins>
      <w:r>
        <w:rPr>
          <w:i w:val="0"/>
          <w:strike w:val="0"/>
          <w:spacing w:val="0"/>
          <w:u w:val="none"/>
        </w:rPr>
        <w:t>.3 总经理：由</w:t>
      </w:r>
      <w:del w:id="473" w:author="燕子的WPS" w:date="2024-12-05T16:24:09Z">
        <w:r>
          <w:rPr>
            <w:rFonts w:hint="default"/>
            <w:i w:val="0"/>
            <w:strike w:val="0"/>
            <w:spacing w:val="0"/>
            <w:u w:val="none"/>
            <w:lang w:val="en-US"/>
          </w:rPr>
          <w:delText>甲方担任</w:delText>
        </w:r>
      </w:del>
      <w:ins w:id="474" w:author="燕子的WPS" w:date="2024-12-05T16:24:10Z">
        <w:r>
          <w:rPr>
            <w:rFonts w:hint="eastAsia"/>
            <w:i w:val="0"/>
            <w:strike w:val="0"/>
            <w:spacing w:val="0"/>
            <w:u w:val="none"/>
            <w:lang w:val="en-US" w:eastAsia="zh-CN"/>
          </w:rPr>
          <w:t>执行</w:t>
        </w:r>
      </w:ins>
      <w:ins w:id="475" w:author="燕子的WPS" w:date="2024-12-05T16:24:11Z">
        <w:r>
          <w:rPr>
            <w:rFonts w:hint="eastAsia"/>
            <w:i w:val="0"/>
            <w:strike w:val="0"/>
            <w:spacing w:val="0"/>
            <w:u w:val="none"/>
            <w:lang w:val="en-US" w:eastAsia="zh-CN"/>
          </w:rPr>
          <w:t>董事</w:t>
        </w:r>
      </w:ins>
      <w:ins w:id="476" w:author="燕子的WPS" w:date="2024-12-05T16:24:13Z">
        <w:r>
          <w:rPr>
            <w:rFonts w:hint="eastAsia"/>
            <w:i w:val="0"/>
            <w:strike w:val="0"/>
            <w:spacing w:val="0"/>
            <w:u w:val="none"/>
            <w:lang w:val="en-US" w:eastAsia="zh-CN"/>
          </w:rPr>
          <w:t>提名</w:t>
        </w:r>
      </w:ins>
      <w:ins w:id="477" w:author="燕子的WPS" w:date="2024-12-05T16:24:15Z">
        <w:r>
          <w:rPr>
            <w:rFonts w:hint="eastAsia"/>
            <w:i w:val="0"/>
            <w:strike w:val="0"/>
            <w:spacing w:val="0"/>
            <w:u w:val="none"/>
            <w:lang w:val="en-US" w:eastAsia="zh-CN"/>
          </w:rPr>
          <w:t>经</w:t>
        </w:r>
      </w:ins>
      <w:ins w:id="478" w:author="燕子的WPS" w:date="2024-12-05T16:24:17Z">
        <w:r>
          <w:rPr>
            <w:rFonts w:hint="eastAsia"/>
            <w:i w:val="0"/>
            <w:strike w:val="0"/>
            <w:spacing w:val="0"/>
            <w:u w:val="none"/>
            <w:lang w:val="en-US" w:eastAsia="zh-CN"/>
          </w:rPr>
          <w:t>股东会</w:t>
        </w:r>
      </w:ins>
      <w:ins w:id="479" w:author="燕子的WPS" w:date="2024-12-05T16:24:19Z">
        <w:r>
          <w:rPr>
            <w:rFonts w:hint="eastAsia"/>
            <w:i w:val="0"/>
            <w:strike w:val="0"/>
            <w:spacing w:val="0"/>
            <w:u w:val="none"/>
            <w:lang w:val="en-US" w:eastAsia="zh-CN"/>
          </w:rPr>
          <w:t>决议</w:t>
        </w:r>
      </w:ins>
      <w:ins w:id="480" w:author="燕子的WPS" w:date="2024-12-05T16:24:21Z">
        <w:r>
          <w:rPr>
            <w:rFonts w:hint="eastAsia"/>
            <w:i w:val="0"/>
            <w:strike w:val="0"/>
            <w:spacing w:val="0"/>
            <w:u w:val="none"/>
            <w:lang w:val="en-US" w:eastAsia="zh-CN"/>
          </w:rPr>
          <w:t>通过</w:t>
        </w:r>
      </w:ins>
      <w:r>
        <w:rPr>
          <w:i w:val="0"/>
          <w:strike w:val="0"/>
          <w:spacing w:val="0"/>
          <w:u w:val="none"/>
        </w:rPr>
        <w:t>，负责组织实施执行董事的决议，保证各项经营目标的实现及年度工作计划和财务预算的落实；全面负责公司的日常运营和管理；决定聘任或者解聘除由股东会、执行董事决定聘任或解聘以外的负责管理人员等</w:t>
      </w:r>
      <w:del w:id="481" w:author="燕子的WPS" w:date="2024-12-04T16:41:56Z">
        <w:r>
          <w:rPr>
            <w:i w:val="0"/>
            <w:strike w:val="0"/>
            <w:spacing w:val="0"/>
            <w:u w:val="none"/>
          </w:rPr>
          <w:delText>。</w:delText>
        </w:r>
      </w:del>
      <w:ins w:id="482" w:author="燕子的WPS" w:date="2024-12-05T16:24:00Z">
        <w:r>
          <w:rPr>
            <w:rFonts w:hint="eastAsia"/>
            <w:i w:val="0"/>
            <w:strike w:val="0"/>
            <w:spacing w:val="0"/>
            <w:u w:val="none"/>
            <w:lang w:eastAsia="zh-CN"/>
          </w:rPr>
          <w:t>。</w:t>
        </w:r>
      </w:ins>
    </w:p>
    <w:p w14:paraId="330E51C6">
      <w:pPr>
        <w:snapToGrid/>
        <w:spacing w:line="360" w:lineRule="auto"/>
        <w:rPr>
          <w:del w:id="484" w:author="燕子的WPS" w:date="2024-12-05T16:23:59Z"/>
          <w:rFonts w:hint="eastAsia"/>
          <w:i w:val="0"/>
          <w:strike w:val="0"/>
          <w:spacing w:val="0"/>
          <w:u w:val="none"/>
          <w:lang w:eastAsia="zh-CN"/>
        </w:rPr>
        <w:pPrChange w:id="483" w:author="燕子的WPS" w:date="2024-12-05T10:39:31Z">
          <w:pPr>
            <w:snapToGrid/>
            <w:spacing w:line="240" w:lineRule="auto"/>
          </w:pPr>
        </w:pPrChange>
      </w:pPr>
    </w:p>
    <w:p w14:paraId="7ECA3A03">
      <w:pPr>
        <w:snapToGrid/>
        <w:spacing w:line="360" w:lineRule="auto"/>
        <w:pPrChange w:id="485" w:author="燕子的WPS" w:date="2024-12-05T10:39:31Z">
          <w:pPr>
            <w:snapToGrid/>
            <w:spacing w:line="240" w:lineRule="auto"/>
          </w:pPr>
        </w:pPrChange>
      </w:pPr>
      <w:del w:id="486" w:author="燕子的WPS" w:date="2024-12-05T16:22:48Z">
        <w:r>
          <w:rPr>
            <w:rFonts w:hint="default"/>
            <w:i w:val="0"/>
            <w:strike w:val="0"/>
            <w:spacing w:val="0"/>
            <w:u w:val="none"/>
            <w:lang w:val="en-US"/>
          </w:rPr>
          <w:delText>4</w:delText>
        </w:r>
      </w:del>
      <w:ins w:id="487" w:author="燕子的WPS" w:date="2024-12-05T16:22:48Z">
        <w:r>
          <w:rPr>
            <w:rFonts w:hint="eastAsia"/>
            <w:i w:val="0"/>
            <w:strike w:val="0"/>
            <w:spacing w:val="0"/>
            <w:u w:val="none"/>
            <w:lang w:val="en-US" w:eastAsia="zh-CN"/>
          </w:rPr>
          <w:t>4</w:t>
        </w:r>
      </w:ins>
      <w:r>
        <w:rPr>
          <w:i w:val="0"/>
          <w:strike w:val="0"/>
          <w:spacing w:val="0"/>
          <w:u w:val="none"/>
        </w:rPr>
        <w:t>.4 监事：由乙方指派，负责检查公司的财务；对董事、高级管理人员执行公司职务的行为进行监督</w:t>
      </w:r>
      <w:ins w:id="488" w:author="燕子的WPS" w:date="2024-12-04T16:45:14Z">
        <w:r>
          <w:rPr>
            <w:rFonts w:hint="eastAsia"/>
            <w:i w:val="0"/>
            <w:strike w:val="0"/>
            <w:spacing w:val="0"/>
            <w:u w:val="none"/>
            <w:lang w:eastAsia="zh-CN"/>
          </w:rPr>
          <w:t>、</w:t>
        </w:r>
      </w:ins>
      <w:ins w:id="489" w:author="燕子的WPS" w:date="2024-12-04T16:45:15Z">
        <w:r>
          <w:rPr>
            <w:rFonts w:hint="eastAsia"/>
            <w:i w:val="0"/>
            <w:strike w:val="0"/>
            <w:spacing w:val="0"/>
            <w:u w:val="none"/>
            <w:lang w:eastAsia="zh-CN"/>
          </w:rPr>
          <w:t>对违反法律、行政法规、公司章程或者股东会决议的董事、高级管理人员提出罢免的建议</w:t>
        </w:r>
      </w:ins>
      <w:ins w:id="490" w:author="燕子的WPS" w:date="2024-12-04T16:45:22Z">
        <w:r>
          <w:rPr>
            <w:rFonts w:hint="eastAsia"/>
            <w:i w:val="0"/>
            <w:strike w:val="0"/>
            <w:spacing w:val="0"/>
            <w:u w:val="none"/>
            <w:lang w:eastAsia="zh-CN"/>
          </w:rPr>
          <w:t>；</w:t>
        </w:r>
      </w:ins>
      <w:del w:id="491" w:author="燕子的WPS" w:date="2024-12-04T16:45:19Z">
        <w:r>
          <w:rPr>
            <w:i w:val="0"/>
            <w:strike w:val="0"/>
            <w:spacing w:val="0"/>
            <w:u w:val="none"/>
          </w:rPr>
          <w:delText>；</w:delText>
        </w:r>
      </w:del>
      <w:r>
        <w:rPr>
          <w:i w:val="0"/>
          <w:strike w:val="0"/>
          <w:spacing w:val="0"/>
          <w:u w:val="none"/>
        </w:rPr>
        <w:t>当董事或高级管理人员的行为损害公司利益时，要求董事或高级管理人员予以纠正等</w:t>
      </w:r>
      <w:ins w:id="492" w:author="燕子的WPS" w:date="2024-12-04T16:45:44Z">
        <w:r>
          <w:rPr>
            <w:rFonts w:hint="eastAsia"/>
            <w:i w:val="0"/>
            <w:strike w:val="0"/>
            <w:spacing w:val="0"/>
            <w:u w:val="none"/>
            <w:lang w:eastAsia="zh-CN"/>
          </w:rPr>
          <w:t>；</w:t>
        </w:r>
      </w:ins>
      <w:ins w:id="493" w:author="燕子的WPS" w:date="2024-12-04T16:45:45Z">
        <w:r>
          <w:rPr>
            <w:rFonts w:hint="eastAsia"/>
            <w:i w:val="0"/>
            <w:strike w:val="0"/>
            <w:spacing w:val="0"/>
            <w:u w:val="none"/>
            <w:lang w:eastAsia="zh-CN"/>
          </w:rPr>
          <w:t>提议召开临时股东会会议，在</w:t>
        </w:r>
      </w:ins>
      <w:ins w:id="494" w:author="燕子的WPS" w:date="2024-12-04T16:45:51Z">
        <w:r>
          <w:rPr>
            <w:rFonts w:hint="eastAsia"/>
            <w:i w:val="0"/>
            <w:strike w:val="0"/>
            <w:spacing w:val="0"/>
            <w:u w:val="none"/>
            <w:lang w:val="en-US" w:eastAsia="zh-CN"/>
          </w:rPr>
          <w:t>执行</w:t>
        </w:r>
      </w:ins>
      <w:ins w:id="495" w:author="燕子的WPS" w:date="2024-12-04T16:45:52Z">
        <w:r>
          <w:rPr>
            <w:rFonts w:hint="eastAsia"/>
            <w:i w:val="0"/>
            <w:strike w:val="0"/>
            <w:spacing w:val="0"/>
            <w:u w:val="none"/>
            <w:lang w:val="en-US" w:eastAsia="zh-CN"/>
          </w:rPr>
          <w:t>董事</w:t>
        </w:r>
      </w:ins>
      <w:ins w:id="496" w:author="燕子的WPS" w:date="2024-12-04T16:45:45Z">
        <w:r>
          <w:rPr>
            <w:rFonts w:hint="eastAsia"/>
            <w:i w:val="0"/>
            <w:strike w:val="0"/>
            <w:spacing w:val="0"/>
            <w:u w:val="none"/>
            <w:lang w:eastAsia="zh-CN"/>
          </w:rPr>
          <w:t>不履行召集和主持股东会会议职责时召集和主持股东会会议</w:t>
        </w:r>
      </w:ins>
      <w:ins w:id="497" w:author="燕子的WPS" w:date="2024-12-04T16:46:13Z">
        <w:r>
          <w:rPr>
            <w:rFonts w:hint="eastAsia"/>
            <w:i w:val="0"/>
            <w:strike w:val="0"/>
            <w:spacing w:val="0"/>
            <w:u w:val="none"/>
            <w:lang w:eastAsia="zh-CN"/>
          </w:rPr>
          <w:t>；</w:t>
        </w:r>
      </w:ins>
      <w:ins w:id="498" w:author="燕子的WPS" w:date="2024-12-04T16:46:09Z">
        <w:r>
          <w:rPr>
            <w:rFonts w:hint="eastAsia"/>
            <w:i w:val="0"/>
            <w:strike w:val="0"/>
            <w:spacing w:val="0"/>
            <w:u w:val="none"/>
            <w:lang w:eastAsia="zh-CN"/>
          </w:rPr>
          <w:t>向股东会会议提出提案</w:t>
        </w:r>
      </w:ins>
      <w:ins w:id="499" w:author="燕子的WPS" w:date="2024-12-04T16:46:10Z">
        <w:r>
          <w:rPr>
            <w:rFonts w:hint="eastAsia"/>
            <w:i w:val="0"/>
            <w:strike w:val="0"/>
            <w:spacing w:val="0"/>
            <w:u w:val="none"/>
            <w:lang w:eastAsia="zh-CN"/>
          </w:rPr>
          <w:t>；</w:t>
        </w:r>
      </w:ins>
      <w:ins w:id="500" w:author="燕子的WPS" w:date="2024-12-04T16:46:23Z">
        <w:r>
          <w:rPr>
            <w:rFonts w:hint="eastAsia"/>
            <w:i w:val="0"/>
            <w:strike w:val="0"/>
            <w:spacing w:val="0"/>
            <w:u w:val="none"/>
            <w:lang w:eastAsia="zh-CN"/>
          </w:rPr>
          <w:t>公司章程规定的其他职权。</w:t>
        </w:r>
      </w:ins>
      <w:del w:id="501" w:author="燕子的WPS" w:date="2024-12-04T16:45:44Z">
        <w:r>
          <w:rPr>
            <w:i w:val="0"/>
            <w:strike w:val="0"/>
            <w:spacing w:val="0"/>
            <w:u w:val="none"/>
          </w:rPr>
          <w:delText>。</w:delText>
        </w:r>
      </w:del>
    </w:p>
    <w:p w14:paraId="5709A87D">
      <w:pPr>
        <w:snapToGrid/>
        <w:spacing w:line="360" w:lineRule="auto"/>
        <w:pPrChange w:id="502" w:author="燕子的WPS" w:date="2024-12-05T10:39:31Z">
          <w:pPr>
            <w:snapToGrid/>
            <w:spacing w:line="240" w:lineRule="auto"/>
          </w:pPr>
        </w:pPrChange>
      </w:pPr>
      <w:r>
        <w:rPr>
          <w:b/>
          <w:i w:val="0"/>
          <w:strike w:val="0"/>
          <w:spacing w:val="0"/>
          <w:u w:val="none"/>
        </w:rPr>
        <w:t>第五条 双方职责分工</w:t>
      </w:r>
    </w:p>
    <w:p w14:paraId="3C541F55">
      <w:pPr>
        <w:snapToGrid/>
        <w:spacing w:line="360" w:lineRule="auto"/>
        <w:rPr>
          <w:ins w:id="504" w:author="燕子的WPS" w:date="2024-12-05T16:56:28Z"/>
          <w:rFonts w:hint="eastAsia"/>
          <w:i w:val="0"/>
          <w:strike w:val="0"/>
          <w:spacing w:val="0"/>
          <w:u w:val="none"/>
          <w:lang w:val="en-US" w:eastAsia="zh-CN"/>
        </w:rPr>
        <w:pPrChange w:id="503" w:author="燕子的WPS" w:date="2024-12-05T10:39:31Z">
          <w:pPr>
            <w:snapToGrid/>
            <w:spacing w:line="240" w:lineRule="auto"/>
          </w:pPr>
        </w:pPrChange>
      </w:pPr>
      <w:r>
        <w:rPr>
          <w:i w:val="0"/>
          <w:strike w:val="0"/>
          <w:spacing w:val="0"/>
          <w:u w:val="none"/>
        </w:rPr>
        <w:t xml:space="preserve">5.1 </w:t>
      </w:r>
      <w:ins w:id="505" w:author="燕子的WPS" w:date="2024-12-05T16:54:59Z">
        <w:r>
          <w:rPr>
            <w:rFonts w:hint="eastAsia"/>
            <w:i w:val="0"/>
            <w:strike w:val="0"/>
            <w:spacing w:val="0"/>
            <w:u w:val="none"/>
            <w:lang w:val="en-US" w:eastAsia="zh-CN"/>
          </w:rPr>
          <w:t>甲方</w:t>
        </w:r>
      </w:ins>
      <w:ins w:id="506" w:author="燕子的WPS" w:date="2024-12-05T16:55:47Z">
        <w:r>
          <w:rPr>
            <w:rFonts w:hint="eastAsia"/>
            <w:i w:val="0"/>
            <w:strike w:val="0"/>
            <w:spacing w:val="0"/>
            <w:u w:val="none"/>
            <w:lang w:val="en-US" w:eastAsia="zh-CN"/>
          </w:rPr>
          <w:t>依据</w:t>
        </w:r>
      </w:ins>
      <w:ins w:id="507" w:author="燕子的WPS" w:date="2024-12-05T16:55:49Z">
        <w:r>
          <w:rPr>
            <w:rFonts w:hint="eastAsia"/>
            <w:i w:val="0"/>
            <w:strike w:val="0"/>
            <w:spacing w:val="0"/>
            <w:u w:val="none"/>
            <w:lang w:val="en-US" w:eastAsia="zh-CN"/>
          </w:rPr>
          <w:t>本协议第</w:t>
        </w:r>
      </w:ins>
      <w:ins w:id="508" w:author="燕子的WPS" w:date="2024-12-05T16:56:10Z">
        <w:r>
          <w:rPr>
            <w:rFonts w:hint="eastAsia"/>
            <w:i w:val="0"/>
            <w:strike w:val="0"/>
            <w:spacing w:val="0"/>
            <w:u w:val="none"/>
            <w:lang w:val="en-US" w:eastAsia="zh-CN"/>
          </w:rPr>
          <w:t>1</w:t>
        </w:r>
      </w:ins>
      <w:ins w:id="509" w:author="燕子的WPS" w:date="2024-12-05T16:56:11Z">
        <w:r>
          <w:rPr>
            <w:rFonts w:hint="eastAsia"/>
            <w:i w:val="0"/>
            <w:strike w:val="0"/>
            <w:spacing w:val="0"/>
            <w:u w:val="none"/>
            <w:lang w:val="en-US" w:eastAsia="zh-CN"/>
          </w:rPr>
          <w:t>.4.1</w:t>
        </w:r>
      </w:ins>
      <w:ins w:id="510" w:author="燕子的WPS" w:date="2024-12-05T16:56:13Z">
        <w:r>
          <w:rPr>
            <w:rFonts w:hint="eastAsia"/>
            <w:i w:val="0"/>
            <w:strike w:val="0"/>
            <w:spacing w:val="0"/>
            <w:u w:val="none"/>
            <w:lang w:val="en-US" w:eastAsia="zh-CN"/>
          </w:rPr>
          <w:t>条</w:t>
        </w:r>
      </w:ins>
      <w:ins w:id="511" w:author="燕子的WPS" w:date="2024-12-05T16:56:14Z">
        <w:r>
          <w:rPr>
            <w:rFonts w:hint="eastAsia"/>
            <w:i w:val="0"/>
            <w:strike w:val="0"/>
            <w:spacing w:val="0"/>
            <w:u w:val="none"/>
            <w:lang w:val="en-US" w:eastAsia="zh-CN"/>
          </w:rPr>
          <w:t>约定</w:t>
        </w:r>
      </w:ins>
      <w:ins w:id="512" w:author="燕子的WPS" w:date="2024-12-05T16:56:16Z">
        <w:r>
          <w:rPr>
            <w:rFonts w:hint="eastAsia"/>
            <w:i w:val="0"/>
            <w:strike w:val="0"/>
            <w:spacing w:val="0"/>
            <w:u w:val="none"/>
            <w:lang w:val="en-US" w:eastAsia="zh-CN"/>
          </w:rPr>
          <w:t>，</w:t>
        </w:r>
      </w:ins>
      <w:ins w:id="513" w:author="燕子的WPS" w:date="2024-12-05T16:56:22Z">
        <w:r>
          <w:rPr>
            <w:rFonts w:hint="eastAsia"/>
            <w:i w:val="0"/>
            <w:strike w:val="0"/>
            <w:spacing w:val="0"/>
            <w:u w:val="none"/>
            <w:lang w:val="en-US" w:eastAsia="zh-CN"/>
          </w:rPr>
          <w:t>注入</w:t>
        </w:r>
      </w:ins>
      <w:ins w:id="514" w:author="燕子的WPS" w:date="2024-12-04T16:50:17Z">
        <w:r>
          <w:rPr>
            <w:rFonts w:hint="eastAsia"/>
            <w:i w:val="0"/>
            <w:strike w:val="0"/>
            <w:spacing w:val="0"/>
            <w:u w:val="none"/>
            <w:lang w:val="en-US" w:eastAsia="zh-CN"/>
          </w:rPr>
          <w:t>资源</w:t>
        </w:r>
      </w:ins>
      <w:ins w:id="515" w:author="燕子的WPS" w:date="2024-12-04T16:50:22Z">
        <w:r>
          <w:rPr>
            <w:rFonts w:hint="eastAsia"/>
            <w:i w:val="0"/>
            <w:strike w:val="0"/>
            <w:spacing w:val="0"/>
            <w:u w:val="none"/>
            <w:lang w:val="en-US" w:eastAsia="zh-CN"/>
          </w:rPr>
          <w:t>包括</w:t>
        </w:r>
      </w:ins>
      <w:ins w:id="516" w:author="燕子的WPS" w:date="2024-12-04T17:06:47Z">
        <w:r>
          <w:rPr>
            <w:rFonts w:hint="eastAsia"/>
            <w:i w:val="0"/>
            <w:strike w:val="0"/>
            <w:spacing w:val="0"/>
            <w:highlight w:val="none"/>
            <w:u w:val="none"/>
            <w:lang w:val="en-US" w:eastAsia="zh-CN"/>
            <w:rPrChange w:id="517" w:author="燕子的WPS" w:date="2024-12-05T16:57:34Z">
              <w:rPr>
                <w:rFonts w:hint="eastAsia"/>
                <w:i w:val="0"/>
                <w:strike w:val="0"/>
                <w:spacing w:val="0"/>
                <w:u w:val="none"/>
                <w:lang w:val="en-US" w:eastAsia="zh-CN"/>
              </w:rPr>
            </w:rPrChange>
          </w:rPr>
          <w:t>房</w:t>
        </w:r>
      </w:ins>
      <w:ins w:id="518" w:author="燕子的WPS" w:date="2024-12-04T17:06:33Z">
        <w:r>
          <w:rPr>
            <w:rFonts w:hint="eastAsia"/>
            <w:i w:val="0"/>
            <w:strike w:val="0"/>
            <w:spacing w:val="0"/>
            <w:highlight w:val="none"/>
            <w:u w:val="none"/>
            <w:lang w:val="en-US" w:eastAsia="zh-CN"/>
            <w:rPrChange w:id="519" w:author="燕子的WPS" w:date="2024-12-05T16:57:34Z">
              <w:rPr>
                <w:rFonts w:hint="eastAsia"/>
                <w:i w:val="0"/>
                <w:strike w:val="0"/>
                <w:spacing w:val="0"/>
                <w:u w:val="none"/>
                <w:lang w:val="en-US" w:eastAsia="zh-CN"/>
              </w:rPr>
            </w:rPrChange>
          </w:rPr>
          <w:t>多多优选</w:t>
        </w:r>
      </w:ins>
      <w:ins w:id="520" w:author="燕子的WPS" w:date="2024-12-04T17:06:39Z">
        <w:r>
          <w:rPr>
            <w:rFonts w:hint="eastAsia"/>
            <w:i w:val="0"/>
            <w:strike w:val="0"/>
            <w:spacing w:val="0"/>
            <w:highlight w:val="none"/>
            <w:u w:val="none"/>
            <w:lang w:val="en-US" w:eastAsia="zh-CN"/>
            <w:rPrChange w:id="521" w:author="燕子的WPS" w:date="2024-12-05T16:57:34Z">
              <w:rPr>
                <w:rFonts w:hint="eastAsia"/>
                <w:i w:val="0"/>
                <w:strike w:val="0"/>
                <w:spacing w:val="0"/>
                <w:u w:val="none"/>
                <w:lang w:val="en-US" w:eastAsia="zh-CN"/>
              </w:rPr>
            </w:rPrChange>
          </w:rPr>
          <w:t>品牌</w:t>
        </w:r>
      </w:ins>
      <w:ins w:id="522" w:author="燕子的WPS" w:date="2024-12-04T17:06:40Z">
        <w:r>
          <w:rPr>
            <w:rFonts w:hint="eastAsia"/>
            <w:i w:val="0"/>
            <w:strike w:val="0"/>
            <w:spacing w:val="0"/>
            <w:highlight w:val="none"/>
            <w:u w:val="none"/>
            <w:lang w:val="en-US" w:eastAsia="zh-CN"/>
            <w:rPrChange w:id="523" w:author="燕子的WPS" w:date="2024-12-05T16:57:34Z">
              <w:rPr>
                <w:rFonts w:hint="eastAsia"/>
                <w:i w:val="0"/>
                <w:strike w:val="0"/>
                <w:spacing w:val="0"/>
                <w:u w:val="none"/>
                <w:lang w:val="en-US" w:eastAsia="zh-CN"/>
              </w:rPr>
            </w:rPrChange>
          </w:rPr>
          <w:t>、</w:t>
        </w:r>
      </w:ins>
      <w:ins w:id="524" w:author="燕子的WPS" w:date="2024-12-05T16:56:35Z">
        <w:r>
          <w:rPr>
            <w:rFonts w:hint="eastAsia"/>
            <w:i w:val="0"/>
            <w:strike w:val="0"/>
            <w:spacing w:val="0"/>
            <w:highlight w:val="none"/>
            <w:u w:val="none"/>
            <w:lang w:val="en-US" w:eastAsia="zh-CN"/>
            <w:rPrChange w:id="525" w:author="燕子的WPS" w:date="2024-12-05T16:57:34Z">
              <w:rPr>
                <w:rFonts w:hint="eastAsia"/>
                <w:i w:val="0"/>
                <w:strike w:val="0"/>
                <w:spacing w:val="0"/>
                <w:highlight w:val="yellow"/>
                <w:u w:val="none"/>
                <w:lang w:val="en-US" w:eastAsia="zh-CN"/>
              </w:rPr>
            </w:rPrChange>
          </w:rPr>
          <w:t>房多多交易中心</w:t>
        </w:r>
      </w:ins>
      <w:ins w:id="526" w:author="燕子的WPS" w:date="2024-12-05T16:56:38Z">
        <w:r>
          <w:rPr>
            <w:rFonts w:hint="eastAsia"/>
            <w:i w:val="0"/>
            <w:strike w:val="0"/>
            <w:spacing w:val="0"/>
            <w:highlight w:val="none"/>
            <w:u w:val="none"/>
            <w:lang w:val="en-US" w:eastAsia="zh-CN"/>
            <w:rPrChange w:id="527" w:author="燕子的WPS" w:date="2024-12-05T16:57:34Z">
              <w:rPr>
                <w:rFonts w:hint="eastAsia"/>
                <w:i w:val="0"/>
                <w:strike w:val="0"/>
                <w:spacing w:val="0"/>
                <w:highlight w:val="yellow"/>
                <w:u w:val="none"/>
                <w:lang w:val="en-US" w:eastAsia="zh-CN"/>
              </w:rPr>
            </w:rPrChange>
          </w:rPr>
          <w:t>品牌</w:t>
        </w:r>
      </w:ins>
      <w:ins w:id="528" w:author="燕子的WPS" w:date="2024-12-05T16:56:39Z">
        <w:r>
          <w:rPr>
            <w:rFonts w:hint="eastAsia"/>
            <w:i w:val="0"/>
            <w:strike w:val="0"/>
            <w:spacing w:val="0"/>
            <w:highlight w:val="none"/>
            <w:u w:val="none"/>
            <w:lang w:val="en-US" w:eastAsia="zh-CN"/>
            <w:rPrChange w:id="529" w:author="燕子的WPS" w:date="2024-12-05T16:57:34Z">
              <w:rPr>
                <w:rFonts w:hint="eastAsia"/>
                <w:i w:val="0"/>
                <w:strike w:val="0"/>
                <w:spacing w:val="0"/>
                <w:highlight w:val="yellow"/>
                <w:u w:val="none"/>
                <w:lang w:val="en-US" w:eastAsia="zh-CN"/>
              </w:rPr>
            </w:rPrChange>
          </w:rPr>
          <w:t>、</w:t>
        </w:r>
      </w:ins>
      <w:ins w:id="530" w:author="燕子的WPS" w:date="2024-12-04T16:57:12Z">
        <w:r>
          <w:rPr>
            <w:rFonts w:hint="eastAsia"/>
            <w:i w:val="0"/>
            <w:strike w:val="0"/>
            <w:spacing w:val="0"/>
            <w:u w:val="none"/>
            <w:lang w:val="en-US" w:eastAsia="zh-CN"/>
          </w:rPr>
          <w:t>多多</w:t>
        </w:r>
      </w:ins>
      <w:ins w:id="531" w:author="燕子的WPS" w:date="2024-12-04T16:57:21Z">
        <w:r>
          <w:rPr>
            <w:rFonts w:hint="eastAsia"/>
            <w:i w:val="0"/>
            <w:strike w:val="0"/>
            <w:spacing w:val="0"/>
            <w:u w:val="none"/>
            <w:lang w:val="en-US" w:eastAsia="zh-CN"/>
          </w:rPr>
          <w:t>云</w:t>
        </w:r>
      </w:ins>
      <w:ins w:id="532" w:author="燕子的WPS" w:date="2024-12-04T16:57:23Z">
        <w:r>
          <w:rPr>
            <w:rFonts w:hint="eastAsia"/>
            <w:i w:val="0"/>
            <w:strike w:val="0"/>
            <w:spacing w:val="0"/>
            <w:u w:val="none"/>
            <w:lang w:val="en-US" w:eastAsia="zh-CN"/>
          </w:rPr>
          <w:t>销</w:t>
        </w:r>
      </w:ins>
      <w:ins w:id="533" w:author="燕子的WPS" w:date="2024-12-04T16:57:24Z">
        <w:r>
          <w:rPr>
            <w:rFonts w:hint="eastAsia"/>
            <w:i w:val="0"/>
            <w:strike w:val="0"/>
            <w:spacing w:val="0"/>
            <w:u w:val="none"/>
            <w:lang w:val="en-US" w:eastAsia="zh-CN"/>
          </w:rPr>
          <w:t>、</w:t>
        </w:r>
      </w:ins>
      <w:ins w:id="534" w:author="燕子的WPS" w:date="2024-12-04T16:57:29Z">
        <w:r>
          <w:rPr>
            <w:rFonts w:hint="eastAsia"/>
            <w:i w:val="0"/>
            <w:strike w:val="0"/>
            <w:spacing w:val="0"/>
            <w:u w:val="none"/>
            <w:lang w:val="en-US" w:eastAsia="zh-CN"/>
          </w:rPr>
          <w:t>多多</w:t>
        </w:r>
      </w:ins>
      <w:ins w:id="535" w:author="燕子的WPS" w:date="2024-12-04T16:57:34Z">
        <w:r>
          <w:rPr>
            <w:rFonts w:hint="eastAsia"/>
            <w:i w:val="0"/>
            <w:strike w:val="0"/>
            <w:spacing w:val="0"/>
            <w:u w:val="none"/>
            <w:lang w:val="en-US" w:eastAsia="zh-CN"/>
          </w:rPr>
          <w:t>卖房、</w:t>
        </w:r>
      </w:ins>
      <w:ins w:id="536" w:author="燕子的WPS" w:date="2024-12-04T16:58:38Z">
        <w:r>
          <w:rPr>
            <w:rFonts w:hint="eastAsia"/>
            <w:i w:val="0"/>
            <w:strike w:val="0"/>
            <w:spacing w:val="0"/>
            <w:u w:val="none"/>
            <w:lang w:val="en-US" w:eastAsia="zh-CN"/>
          </w:rPr>
          <w:t>S</w:t>
        </w:r>
      </w:ins>
      <w:ins w:id="537" w:author="燕子的WPS" w:date="2024-12-04T16:58:40Z">
        <w:r>
          <w:rPr>
            <w:rFonts w:hint="eastAsia"/>
            <w:i w:val="0"/>
            <w:strike w:val="0"/>
            <w:spacing w:val="0"/>
            <w:u w:val="none"/>
            <w:lang w:val="en-US" w:eastAsia="zh-CN"/>
          </w:rPr>
          <w:t>aa</w:t>
        </w:r>
      </w:ins>
      <w:ins w:id="538" w:author="燕子的WPS" w:date="2024-12-04T16:58:45Z">
        <w:r>
          <w:rPr>
            <w:rFonts w:hint="eastAsia"/>
            <w:i w:val="0"/>
            <w:strike w:val="0"/>
            <w:spacing w:val="0"/>
            <w:u w:val="none"/>
            <w:lang w:val="en-US" w:eastAsia="zh-CN"/>
          </w:rPr>
          <w:t>S</w:t>
        </w:r>
      </w:ins>
      <w:ins w:id="539" w:author="燕子的WPS" w:date="2024-12-04T16:58:47Z">
        <w:r>
          <w:rPr>
            <w:rFonts w:hint="eastAsia"/>
            <w:i w:val="0"/>
            <w:strike w:val="0"/>
            <w:spacing w:val="0"/>
            <w:u w:val="none"/>
            <w:lang w:val="en-US" w:eastAsia="zh-CN"/>
          </w:rPr>
          <w:t>、</w:t>
        </w:r>
      </w:ins>
      <w:ins w:id="540" w:author="燕子的WPS" w:date="2024-12-04T16:59:02Z">
        <w:r>
          <w:rPr>
            <w:rFonts w:hint="eastAsia"/>
            <w:i w:val="0"/>
            <w:strike w:val="0"/>
            <w:spacing w:val="0"/>
            <w:u w:val="none"/>
            <w:lang w:val="en-US" w:eastAsia="zh-CN"/>
          </w:rPr>
          <w:t>挺好住</w:t>
        </w:r>
      </w:ins>
      <w:ins w:id="541" w:author="燕子的WPS" w:date="2024-12-04T16:59:03Z">
        <w:r>
          <w:rPr>
            <w:rFonts w:hint="eastAsia"/>
            <w:i w:val="0"/>
            <w:strike w:val="0"/>
            <w:spacing w:val="0"/>
            <w:u w:val="none"/>
            <w:lang w:val="en-US" w:eastAsia="zh-CN"/>
          </w:rPr>
          <w:t>售前</w:t>
        </w:r>
      </w:ins>
      <w:ins w:id="542" w:author="燕子的WPS" w:date="2024-12-04T16:59:07Z">
        <w:r>
          <w:rPr>
            <w:rFonts w:hint="eastAsia"/>
            <w:i w:val="0"/>
            <w:strike w:val="0"/>
            <w:spacing w:val="0"/>
            <w:u w:val="none"/>
            <w:lang w:val="en-US" w:eastAsia="zh-CN"/>
          </w:rPr>
          <w:t>美化</w:t>
        </w:r>
      </w:ins>
      <w:ins w:id="543" w:author="燕子的WPS" w:date="2024-12-04T16:59:08Z">
        <w:r>
          <w:rPr>
            <w:rFonts w:hint="eastAsia"/>
            <w:i w:val="0"/>
            <w:strike w:val="0"/>
            <w:spacing w:val="0"/>
            <w:u w:val="none"/>
            <w:lang w:val="en-US" w:eastAsia="zh-CN"/>
          </w:rPr>
          <w:t>系统</w:t>
        </w:r>
      </w:ins>
      <w:ins w:id="544" w:author="燕子的WPS" w:date="2024-12-04T16:59:26Z">
        <w:r>
          <w:rPr>
            <w:rFonts w:hint="eastAsia"/>
            <w:i w:val="0"/>
            <w:strike w:val="0"/>
            <w:spacing w:val="0"/>
            <w:u w:val="none"/>
            <w:lang w:val="en-US" w:eastAsia="zh-CN"/>
          </w:rPr>
          <w:t>等</w:t>
        </w:r>
      </w:ins>
      <w:ins w:id="545" w:author="燕子的WPS" w:date="2024-12-05T16:58:06Z">
        <w:r>
          <w:rPr>
            <w:rFonts w:hint="eastAsia"/>
            <w:i w:val="0"/>
            <w:strike w:val="0"/>
            <w:spacing w:val="0"/>
            <w:u w:val="none"/>
            <w:lang w:val="en-US" w:eastAsia="zh-CN"/>
          </w:rPr>
          <w:t>相关</w:t>
        </w:r>
      </w:ins>
      <w:ins w:id="546" w:author="燕子的WPS" w:date="2024-12-05T16:58:08Z">
        <w:r>
          <w:rPr>
            <w:rFonts w:hint="eastAsia"/>
            <w:i w:val="0"/>
            <w:strike w:val="0"/>
            <w:spacing w:val="0"/>
            <w:u w:val="none"/>
            <w:lang w:val="en-US" w:eastAsia="zh-CN"/>
          </w:rPr>
          <w:t>品牌</w:t>
        </w:r>
      </w:ins>
      <w:ins w:id="547" w:author="燕子的WPS" w:date="2024-12-05T16:58:10Z">
        <w:r>
          <w:rPr>
            <w:rFonts w:hint="eastAsia"/>
            <w:i w:val="0"/>
            <w:strike w:val="0"/>
            <w:spacing w:val="0"/>
            <w:u w:val="none"/>
            <w:lang w:val="en-US" w:eastAsia="zh-CN"/>
          </w:rPr>
          <w:t>和</w:t>
        </w:r>
      </w:ins>
      <w:ins w:id="548" w:author="燕子的WPS" w:date="2024-12-05T16:58:11Z">
        <w:r>
          <w:rPr>
            <w:rFonts w:hint="eastAsia"/>
            <w:i w:val="0"/>
            <w:strike w:val="0"/>
            <w:spacing w:val="0"/>
            <w:u w:val="none"/>
            <w:lang w:val="en-US" w:eastAsia="zh-CN"/>
          </w:rPr>
          <w:t>系统</w:t>
        </w:r>
      </w:ins>
      <w:ins w:id="549" w:author="燕子的WPS" w:date="2024-12-05T16:58:12Z">
        <w:r>
          <w:rPr>
            <w:rFonts w:hint="eastAsia"/>
            <w:i w:val="0"/>
            <w:strike w:val="0"/>
            <w:spacing w:val="0"/>
            <w:u w:val="none"/>
            <w:lang w:val="en-US" w:eastAsia="zh-CN"/>
          </w:rPr>
          <w:t>的</w:t>
        </w:r>
      </w:ins>
      <w:ins w:id="550" w:author="燕子的WPS" w:date="2024-12-05T16:25:43Z">
        <w:r>
          <w:rPr>
            <w:rFonts w:hint="eastAsia"/>
            <w:i w:val="0"/>
            <w:strike w:val="0"/>
            <w:spacing w:val="0"/>
            <w:u w:val="none"/>
            <w:lang w:val="en-US" w:eastAsia="zh-CN"/>
          </w:rPr>
          <w:t>使用权</w:t>
        </w:r>
      </w:ins>
      <w:ins w:id="551" w:author="燕子的WPS" w:date="2024-12-05T16:25:44Z">
        <w:r>
          <w:rPr>
            <w:rFonts w:hint="eastAsia"/>
            <w:i w:val="0"/>
            <w:strike w:val="0"/>
            <w:spacing w:val="0"/>
            <w:u w:val="none"/>
            <w:lang w:val="en-US" w:eastAsia="zh-CN"/>
          </w:rPr>
          <w:t>及</w:t>
        </w:r>
      </w:ins>
      <w:ins w:id="552" w:author="燕子的WPS" w:date="2024-12-05T16:25:46Z">
        <w:r>
          <w:rPr>
            <w:rFonts w:hint="eastAsia"/>
            <w:i w:val="0"/>
            <w:strike w:val="0"/>
            <w:spacing w:val="0"/>
            <w:u w:val="none"/>
            <w:lang w:val="en-US" w:eastAsia="zh-CN"/>
          </w:rPr>
          <w:t>授权</w:t>
        </w:r>
      </w:ins>
      <w:ins w:id="553" w:author="燕子的WPS" w:date="2024-12-05T16:26:38Z">
        <w:r>
          <w:rPr>
            <w:rFonts w:hint="eastAsia"/>
            <w:i w:val="0"/>
            <w:strike w:val="0"/>
            <w:spacing w:val="0"/>
            <w:u w:val="none"/>
            <w:lang w:val="en-US" w:eastAsia="zh-CN"/>
          </w:rPr>
          <w:t>使用</w:t>
        </w:r>
      </w:ins>
      <w:ins w:id="554" w:author="燕子的WPS" w:date="2024-12-05T16:25:49Z">
        <w:r>
          <w:rPr>
            <w:rFonts w:hint="eastAsia"/>
            <w:i w:val="0"/>
            <w:strike w:val="0"/>
            <w:spacing w:val="0"/>
            <w:u w:val="none"/>
            <w:lang w:val="en-US" w:eastAsia="zh-CN"/>
          </w:rPr>
          <w:t>收益</w:t>
        </w:r>
      </w:ins>
      <w:ins w:id="555" w:author="燕子的WPS" w:date="2024-12-05T16:25:50Z">
        <w:r>
          <w:rPr>
            <w:rFonts w:hint="eastAsia"/>
            <w:i w:val="0"/>
            <w:strike w:val="0"/>
            <w:spacing w:val="0"/>
            <w:u w:val="none"/>
            <w:lang w:val="en-US" w:eastAsia="zh-CN"/>
          </w:rPr>
          <w:t>【</w:t>
        </w:r>
      </w:ins>
      <w:ins w:id="556" w:author="燕子的WPS" w:date="2024-12-05T16:58:53Z">
        <w:r>
          <w:rPr>
            <w:rFonts w:hint="eastAsia"/>
            <w:i w:val="0"/>
            <w:strike w:val="0"/>
            <w:spacing w:val="0"/>
            <w:u w:val="none"/>
            <w:lang w:val="en-US" w:eastAsia="zh-CN"/>
          </w:rPr>
          <w:t>即</w:t>
        </w:r>
      </w:ins>
      <w:ins w:id="557" w:author="燕子的WPS" w:date="2024-12-05T16:59:18Z">
        <w:r>
          <w:rPr>
            <w:rFonts w:hint="eastAsia"/>
            <w:i w:val="0"/>
            <w:strike w:val="0"/>
            <w:spacing w:val="0"/>
            <w:u w:val="none"/>
            <w:lang w:val="en-US" w:eastAsia="zh-CN"/>
          </w:rPr>
          <w:t>甲方</w:t>
        </w:r>
      </w:ins>
      <w:ins w:id="558" w:author="燕子的WPS" w:date="2024-12-05T16:59:20Z">
        <w:r>
          <w:rPr>
            <w:rFonts w:hint="eastAsia"/>
            <w:i w:val="0"/>
            <w:strike w:val="0"/>
            <w:spacing w:val="0"/>
            <w:u w:val="none"/>
            <w:lang w:val="en-US" w:eastAsia="zh-CN"/>
          </w:rPr>
          <w:t>应</w:t>
        </w:r>
      </w:ins>
      <w:ins w:id="559" w:author="燕子的WPS" w:date="2024-12-05T16:26:24Z">
        <w:r>
          <w:rPr>
            <w:rFonts w:hint="eastAsia"/>
            <w:i w:val="0"/>
            <w:strike w:val="0"/>
            <w:spacing w:val="0"/>
            <w:u w:val="none"/>
            <w:lang w:val="en-US" w:eastAsia="zh-CN"/>
          </w:rPr>
          <w:t>授权许可</w:t>
        </w:r>
      </w:ins>
      <w:ins w:id="560" w:author="燕子的WPS" w:date="2024-12-05T16:27:10Z">
        <w:r>
          <w:rPr>
            <w:rFonts w:hint="eastAsia"/>
            <w:i w:val="0"/>
            <w:strike w:val="0"/>
            <w:spacing w:val="0"/>
            <w:u w:val="none"/>
            <w:lang w:val="en-US" w:eastAsia="zh-CN"/>
          </w:rPr>
          <w:t>目标</w:t>
        </w:r>
      </w:ins>
      <w:ins w:id="561" w:author="燕子的WPS" w:date="2024-12-05T16:27:12Z">
        <w:r>
          <w:rPr>
            <w:rFonts w:hint="eastAsia"/>
            <w:i w:val="0"/>
            <w:strike w:val="0"/>
            <w:spacing w:val="0"/>
            <w:u w:val="none"/>
            <w:lang w:val="en-US" w:eastAsia="zh-CN"/>
          </w:rPr>
          <w:t>公司</w:t>
        </w:r>
      </w:ins>
      <w:ins w:id="562" w:author="燕子的WPS" w:date="2024-12-05T16:26:24Z">
        <w:r>
          <w:rPr>
            <w:rFonts w:hint="eastAsia"/>
            <w:i w:val="0"/>
            <w:strike w:val="0"/>
            <w:spacing w:val="0"/>
            <w:u w:val="none"/>
            <w:lang w:val="en-US" w:eastAsia="zh-CN"/>
          </w:rPr>
          <w:t>使用</w:t>
        </w:r>
      </w:ins>
      <w:ins w:id="563" w:author="燕子的WPS" w:date="2024-12-05T16:59:46Z">
        <w:r>
          <w:rPr>
            <w:rFonts w:hint="eastAsia"/>
            <w:i w:val="0"/>
            <w:strike w:val="0"/>
            <w:spacing w:val="0"/>
            <w:u w:val="none"/>
            <w:lang w:val="en-US" w:eastAsia="zh-CN"/>
          </w:rPr>
          <w:t>，</w:t>
        </w:r>
      </w:ins>
      <w:ins w:id="564" w:author="燕子的WPS" w:date="2024-12-05T16:26:24Z">
        <w:r>
          <w:rPr>
            <w:rFonts w:hint="eastAsia"/>
            <w:i w:val="0"/>
            <w:strike w:val="0"/>
            <w:spacing w:val="0"/>
            <w:u w:val="none"/>
            <w:lang w:val="en-US" w:eastAsia="zh-CN"/>
          </w:rPr>
          <w:t>并允许</w:t>
        </w:r>
      </w:ins>
      <w:ins w:id="565" w:author="燕子的WPS" w:date="2024-12-05T16:27:16Z">
        <w:r>
          <w:rPr>
            <w:rFonts w:hint="eastAsia"/>
            <w:i w:val="0"/>
            <w:strike w:val="0"/>
            <w:spacing w:val="0"/>
            <w:u w:val="none"/>
            <w:lang w:val="en-US" w:eastAsia="zh-CN"/>
          </w:rPr>
          <w:t>目标</w:t>
        </w:r>
      </w:ins>
      <w:ins w:id="566" w:author="燕子的WPS" w:date="2024-12-05T16:27:17Z">
        <w:r>
          <w:rPr>
            <w:rFonts w:hint="eastAsia"/>
            <w:i w:val="0"/>
            <w:strike w:val="0"/>
            <w:spacing w:val="0"/>
            <w:u w:val="none"/>
            <w:lang w:val="en-US" w:eastAsia="zh-CN"/>
          </w:rPr>
          <w:t>公司</w:t>
        </w:r>
      </w:ins>
      <w:ins w:id="567" w:author="燕子的WPS" w:date="2024-12-05T16:26:24Z">
        <w:r>
          <w:rPr>
            <w:rFonts w:hint="eastAsia"/>
            <w:i w:val="0"/>
            <w:strike w:val="0"/>
            <w:spacing w:val="0"/>
            <w:u w:val="none"/>
            <w:lang w:val="en-US" w:eastAsia="zh-CN"/>
          </w:rPr>
          <w:t>授权</w:t>
        </w:r>
      </w:ins>
      <w:ins w:id="568" w:author="WPS_1694681634" w:date="2024-12-06T16:21:21Z">
        <w:r>
          <w:rPr>
            <w:rFonts w:hint="eastAsia"/>
            <w:i w:val="0"/>
            <w:strike w:val="0"/>
            <w:spacing w:val="0"/>
            <w:u w:val="none"/>
            <w:lang w:val="en-US" w:eastAsia="zh-CN"/>
          </w:rPr>
          <w:t>上海</w:t>
        </w:r>
      </w:ins>
      <w:ins w:id="569" w:author="WPS_1694681634" w:date="2024-12-06T16:21:22Z">
        <w:r>
          <w:rPr>
            <w:rFonts w:hint="eastAsia"/>
            <w:i w:val="0"/>
            <w:strike w:val="0"/>
            <w:spacing w:val="0"/>
            <w:u w:val="none"/>
            <w:lang w:val="en-US" w:eastAsia="zh-CN"/>
          </w:rPr>
          <w:t>地区</w:t>
        </w:r>
      </w:ins>
      <w:ins w:id="570" w:author="WPS_1694681634" w:date="2024-12-06T16:21:23Z">
        <w:r>
          <w:rPr>
            <w:rFonts w:hint="eastAsia"/>
            <w:i w:val="0"/>
            <w:strike w:val="0"/>
            <w:spacing w:val="0"/>
            <w:u w:val="none"/>
            <w:lang w:val="en-US" w:eastAsia="zh-CN"/>
          </w:rPr>
          <w:t>的</w:t>
        </w:r>
      </w:ins>
      <w:ins w:id="571" w:author="燕子的WPS" w:date="2024-12-05T16:26:24Z">
        <w:r>
          <w:rPr>
            <w:rFonts w:hint="eastAsia"/>
            <w:i w:val="0"/>
            <w:strike w:val="0"/>
            <w:spacing w:val="0"/>
            <w:u w:val="none"/>
            <w:lang w:val="en-US" w:eastAsia="zh-CN"/>
          </w:rPr>
          <w:t>他人使用</w:t>
        </w:r>
      </w:ins>
      <w:ins w:id="572" w:author="燕子的WPS" w:date="2024-12-05T16:59:37Z">
        <w:r>
          <w:rPr>
            <w:rFonts w:hint="eastAsia"/>
            <w:i w:val="0"/>
            <w:strike w:val="0"/>
            <w:spacing w:val="0"/>
            <w:u w:val="none"/>
            <w:lang w:val="en-US" w:eastAsia="zh-CN"/>
          </w:rPr>
          <w:t>前述</w:t>
        </w:r>
      </w:ins>
      <w:ins w:id="573" w:author="燕子的WPS" w:date="2024-12-05T16:26:24Z">
        <w:r>
          <w:rPr>
            <w:rFonts w:hint="eastAsia"/>
            <w:i w:val="0"/>
            <w:strike w:val="0"/>
            <w:spacing w:val="0"/>
            <w:u w:val="none"/>
            <w:lang w:val="en-US" w:eastAsia="zh-CN"/>
          </w:rPr>
          <w:t>品牌</w:t>
        </w:r>
      </w:ins>
      <w:ins w:id="574" w:author="燕子的WPS" w:date="2024-12-05T17:00:24Z">
        <w:r>
          <w:rPr>
            <w:rFonts w:hint="eastAsia"/>
            <w:i w:val="0"/>
            <w:strike w:val="0"/>
            <w:spacing w:val="0"/>
            <w:u w:val="none"/>
            <w:lang w:val="en-US" w:eastAsia="zh-CN"/>
          </w:rPr>
          <w:t>、</w:t>
        </w:r>
      </w:ins>
      <w:ins w:id="575" w:author="燕子的WPS" w:date="2024-12-05T17:00:26Z">
        <w:r>
          <w:rPr>
            <w:rFonts w:hint="eastAsia"/>
            <w:i w:val="0"/>
            <w:strike w:val="0"/>
            <w:spacing w:val="0"/>
            <w:u w:val="none"/>
            <w:lang w:val="en-US" w:eastAsia="zh-CN"/>
          </w:rPr>
          <w:t>系统</w:t>
        </w:r>
      </w:ins>
      <w:ins w:id="576" w:author="燕子的WPS" w:date="2024-12-05T17:00:28Z">
        <w:r>
          <w:rPr>
            <w:rFonts w:hint="eastAsia"/>
            <w:i w:val="0"/>
            <w:strike w:val="0"/>
            <w:spacing w:val="0"/>
            <w:u w:val="none"/>
            <w:lang w:val="en-US" w:eastAsia="zh-CN"/>
          </w:rPr>
          <w:t>等</w:t>
        </w:r>
      </w:ins>
      <w:ins w:id="577" w:author="燕子的WPS" w:date="2024-12-05T16:26:24Z">
        <w:r>
          <w:rPr>
            <w:rFonts w:hint="eastAsia"/>
            <w:i w:val="0"/>
            <w:strike w:val="0"/>
            <w:spacing w:val="0"/>
            <w:u w:val="none"/>
            <w:lang w:val="en-US" w:eastAsia="zh-CN"/>
          </w:rPr>
          <w:t>资源，同时应对前述资源进行更新迭代。</w:t>
        </w:r>
      </w:ins>
      <w:ins w:id="578" w:author="燕子的WPS" w:date="2024-12-05T16:25:51Z">
        <w:r>
          <w:rPr>
            <w:rFonts w:hint="eastAsia"/>
            <w:i w:val="0"/>
            <w:strike w:val="0"/>
            <w:spacing w:val="0"/>
            <w:u w:val="none"/>
            <w:lang w:val="en-US" w:eastAsia="zh-CN"/>
          </w:rPr>
          <w:t>】</w:t>
        </w:r>
      </w:ins>
      <w:ins w:id="579" w:author="燕子的WPS" w:date="2024-12-04T16:59:30Z">
        <w:r>
          <w:rPr>
            <w:rFonts w:hint="eastAsia"/>
            <w:i w:val="0"/>
            <w:strike w:val="0"/>
            <w:spacing w:val="0"/>
            <w:u w:val="none"/>
            <w:lang w:val="en-US" w:eastAsia="zh-CN"/>
          </w:rPr>
          <w:t>。</w:t>
        </w:r>
      </w:ins>
    </w:p>
    <w:p w14:paraId="7C19ED88">
      <w:pPr>
        <w:snapToGrid/>
        <w:spacing w:line="360" w:lineRule="auto"/>
        <w:rPr>
          <w:ins w:id="581" w:author="燕子的WPS" w:date="2024-12-04T17:01:43Z"/>
          <w:rFonts w:hint="eastAsia"/>
          <w:i w:val="0"/>
          <w:strike w:val="0"/>
          <w:spacing w:val="0"/>
          <w:u w:val="none"/>
          <w:lang w:eastAsia="zh-CN"/>
        </w:rPr>
        <w:pPrChange w:id="580" w:author="燕子的WPS" w:date="2024-12-05T10:39:31Z">
          <w:pPr>
            <w:snapToGrid/>
            <w:spacing w:line="240" w:lineRule="auto"/>
          </w:pPr>
        </w:pPrChange>
      </w:pPr>
      <w:ins w:id="582" w:author="燕子的WPS" w:date="2024-12-04T17:01:14Z">
        <w:r>
          <w:rPr>
            <w:rFonts w:hint="eastAsia"/>
            <w:i w:val="0"/>
            <w:strike w:val="0"/>
            <w:spacing w:val="0"/>
            <w:u w:val="none"/>
            <w:lang w:val="en-US" w:eastAsia="zh-CN"/>
          </w:rPr>
          <w:t>5.</w:t>
        </w:r>
      </w:ins>
      <w:ins w:id="583" w:author="燕子的WPS" w:date="2024-12-04T17:01:15Z">
        <w:r>
          <w:rPr>
            <w:rFonts w:hint="eastAsia"/>
            <w:i w:val="0"/>
            <w:strike w:val="0"/>
            <w:spacing w:val="0"/>
            <w:u w:val="none"/>
            <w:lang w:val="en-US" w:eastAsia="zh-CN"/>
          </w:rPr>
          <w:t xml:space="preserve">2 </w:t>
        </w:r>
      </w:ins>
      <w:del w:id="584" w:author="燕子的WPS" w:date="2024-12-04T17:19:24Z">
        <w:r>
          <w:rPr>
            <w:rFonts w:hint="default"/>
            <w:i w:val="0"/>
            <w:strike w:val="0"/>
            <w:spacing w:val="0"/>
            <w:u w:val="none"/>
            <w:lang w:val="en-US"/>
          </w:rPr>
          <w:delText>甲方</w:delText>
        </w:r>
      </w:del>
      <w:ins w:id="585" w:author="燕子的WPS" w:date="2024-12-04T17:19:25Z">
        <w:r>
          <w:rPr>
            <w:rFonts w:hint="eastAsia"/>
            <w:i w:val="0"/>
            <w:strike w:val="0"/>
            <w:spacing w:val="0"/>
            <w:u w:val="none"/>
            <w:lang w:val="en-US" w:eastAsia="zh-CN"/>
          </w:rPr>
          <w:t>双方</w:t>
        </w:r>
      </w:ins>
      <w:del w:id="586" w:author="燕子的WPS" w:date="2024-12-04T17:01:18Z">
        <w:r>
          <w:rPr>
            <w:rFonts w:hint="default"/>
            <w:i w:val="0"/>
            <w:strike w:val="0"/>
            <w:spacing w:val="0"/>
            <w:u w:val="none"/>
            <w:lang w:val="en-US"/>
          </w:rPr>
          <w:delText>负责</w:delText>
        </w:r>
      </w:del>
      <w:ins w:id="587" w:author="燕子的WPS" w:date="2024-12-04T17:01:19Z">
        <w:r>
          <w:rPr>
            <w:rFonts w:hint="eastAsia"/>
            <w:i w:val="0"/>
            <w:strike w:val="0"/>
            <w:spacing w:val="0"/>
            <w:u w:val="none"/>
            <w:lang w:val="en-US" w:eastAsia="zh-CN"/>
          </w:rPr>
          <w:t>责任</w:t>
        </w:r>
      </w:ins>
      <w:del w:id="588" w:author="燕子的WPS" w:date="2024-12-04T17:01:27Z">
        <w:r>
          <w:rPr>
            <w:i w:val="0"/>
            <w:strike w:val="0"/>
            <w:spacing w:val="0"/>
            <w:u w:val="none"/>
          </w:rPr>
          <w:delText>：</w:delText>
        </w:r>
      </w:del>
      <w:ins w:id="589" w:author="燕子的WPS" w:date="2024-12-04T17:01:27Z">
        <w:r>
          <w:rPr>
            <w:rFonts w:hint="eastAsia"/>
            <w:i w:val="0"/>
            <w:strike w:val="0"/>
            <w:spacing w:val="0"/>
            <w:u w:val="none"/>
            <w:lang w:eastAsia="zh-CN"/>
          </w:rPr>
          <w:t>：</w:t>
        </w:r>
      </w:ins>
    </w:p>
    <w:p w14:paraId="2046C958">
      <w:pPr>
        <w:snapToGrid/>
        <w:spacing w:line="360" w:lineRule="auto"/>
        <w:rPr>
          <w:ins w:id="591" w:author="燕子的WPS" w:date="2024-12-04T17:12:01Z"/>
          <w:rFonts w:hint="default"/>
          <w:i w:val="0"/>
          <w:strike w:val="0"/>
          <w:spacing w:val="0"/>
          <w:u w:val="none"/>
          <w:lang w:val="en-US" w:eastAsia="zh-CN"/>
        </w:rPr>
        <w:pPrChange w:id="590" w:author="燕子的WPS" w:date="2024-12-05T10:39:31Z">
          <w:pPr>
            <w:snapToGrid/>
            <w:spacing w:line="240" w:lineRule="auto"/>
          </w:pPr>
        </w:pPrChange>
      </w:pPr>
      <w:ins w:id="592" w:author="燕子的WPS" w:date="2024-12-04T17:19:50Z">
        <w:r>
          <w:rPr>
            <w:rFonts w:hint="eastAsia"/>
            <w:i w:val="0"/>
            <w:strike w:val="0"/>
            <w:spacing w:val="0"/>
            <w:u w:val="none"/>
            <w:lang w:val="en-US" w:eastAsia="zh-CN"/>
          </w:rPr>
          <w:t>5</w:t>
        </w:r>
      </w:ins>
      <w:ins w:id="593" w:author="燕子的WPS" w:date="2024-12-04T17:19:51Z">
        <w:r>
          <w:rPr>
            <w:rFonts w:hint="eastAsia"/>
            <w:i w:val="0"/>
            <w:strike w:val="0"/>
            <w:spacing w:val="0"/>
            <w:u w:val="none"/>
            <w:lang w:val="en-US" w:eastAsia="zh-CN"/>
          </w:rPr>
          <w:t>.2.1</w:t>
        </w:r>
      </w:ins>
      <w:ins w:id="594" w:author="燕子的WPS" w:date="2024-12-04T17:19:29Z">
        <w:r>
          <w:rPr>
            <w:rFonts w:hint="eastAsia"/>
            <w:i w:val="0"/>
            <w:strike w:val="0"/>
            <w:spacing w:val="0"/>
            <w:u w:val="none"/>
            <w:lang w:val="en-US" w:eastAsia="zh-CN"/>
          </w:rPr>
          <w:t>甲方</w:t>
        </w:r>
      </w:ins>
      <w:ins w:id="595" w:author="燕子的WPS" w:date="2024-12-04T17:19:32Z">
        <w:r>
          <w:rPr>
            <w:rFonts w:hint="eastAsia"/>
            <w:i w:val="0"/>
            <w:strike w:val="0"/>
            <w:spacing w:val="0"/>
            <w:u w:val="none"/>
            <w:lang w:val="en-US" w:eastAsia="zh-CN"/>
          </w:rPr>
          <w:t>主要</w:t>
        </w:r>
      </w:ins>
      <w:ins w:id="596" w:author="燕子的WPS" w:date="2024-12-04T17:19:33Z">
        <w:r>
          <w:rPr>
            <w:rFonts w:hint="eastAsia"/>
            <w:i w:val="0"/>
            <w:strike w:val="0"/>
            <w:spacing w:val="0"/>
            <w:u w:val="none"/>
            <w:lang w:val="en-US" w:eastAsia="zh-CN"/>
          </w:rPr>
          <w:t>负责</w:t>
        </w:r>
      </w:ins>
      <w:r>
        <w:rPr>
          <w:i w:val="0"/>
          <w:strike w:val="0"/>
          <w:spacing w:val="0"/>
          <w:u w:val="none"/>
        </w:rPr>
        <w:t>房屋评估</w:t>
      </w:r>
      <w:del w:id="597" w:author="燕子的WPS" w:date="2024-12-04T17:02:59Z">
        <w:r>
          <w:rPr>
            <w:i w:val="0"/>
            <w:strike w:val="0"/>
            <w:spacing w:val="0"/>
            <w:u w:val="none"/>
          </w:rPr>
          <w:delText>，</w:delText>
        </w:r>
      </w:del>
      <w:ins w:id="598" w:author="燕子的WPS" w:date="2024-12-04T17:02:59Z">
        <w:r>
          <w:rPr>
            <w:rFonts w:hint="eastAsia"/>
            <w:i w:val="0"/>
            <w:strike w:val="0"/>
            <w:spacing w:val="0"/>
            <w:u w:val="none"/>
            <w:lang w:eastAsia="zh-CN"/>
          </w:rPr>
          <w:t>、</w:t>
        </w:r>
      </w:ins>
      <w:r>
        <w:rPr>
          <w:i w:val="0"/>
          <w:strike w:val="0"/>
          <w:spacing w:val="0"/>
          <w:u w:val="none"/>
        </w:rPr>
        <w:t>面谈尽调</w:t>
      </w:r>
      <w:del w:id="599" w:author="燕子的WPS" w:date="2024-12-04T17:03:02Z">
        <w:r>
          <w:rPr>
            <w:i w:val="0"/>
            <w:strike w:val="0"/>
            <w:spacing w:val="0"/>
            <w:u w:val="none"/>
          </w:rPr>
          <w:delText>，</w:delText>
        </w:r>
      </w:del>
      <w:ins w:id="600" w:author="燕子的WPS" w:date="2024-12-04T17:03:02Z">
        <w:r>
          <w:rPr>
            <w:rFonts w:hint="eastAsia"/>
            <w:i w:val="0"/>
            <w:strike w:val="0"/>
            <w:spacing w:val="0"/>
            <w:u w:val="none"/>
            <w:lang w:eastAsia="zh-CN"/>
          </w:rPr>
          <w:t>、</w:t>
        </w:r>
      </w:ins>
      <w:r>
        <w:rPr>
          <w:i w:val="0"/>
          <w:strike w:val="0"/>
          <w:spacing w:val="0"/>
          <w:u w:val="none"/>
        </w:rPr>
        <w:t>定金支付</w:t>
      </w:r>
      <w:del w:id="601" w:author="燕子的WPS" w:date="2024-12-04T17:03:05Z">
        <w:r>
          <w:rPr>
            <w:i w:val="0"/>
            <w:strike w:val="0"/>
            <w:spacing w:val="0"/>
            <w:u w:val="none"/>
          </w:rPr>
          <w:delText>，</w:delText>
        </w:r>
      </w:del>
      <w:ins w:id="602" w:author="燕子的WPS" w:date="2024-12-04T17:03:05Z">
        <w:r>
          <w:rPr>
            <w:rFonts w:hint="eastAsia"/>
            <w:i w:val="0"/>
            <w:strike w:val="0"/>
            <w:spacing w:val="0"/>
            <w:u w:val="none"/>
            <w:lang w:eastAsia="zh-CN"/>
          </w:rPr>
          <w:t>、</w:t>
        </w:r>
      </w:ins>
      <w:r>
        <w:rPr>
          <w:i w:val="0"/>
          <w:strike w:val="0"/>
          <w:spacing w:val="0"/>
          <w:u w:val="none"/>
        </w:rPr>
        <w:t>设计审核</w:t>
      </w:r>
      <w:del w:id="603" w:author="燕子的WPS" w:date="2024-12-04T17:03:07Z">
        <w:r>
          <w:rPr>
            <w:i w:val="0"/>
            <w:strike w:val="0"/>
            <w:spacing w:val="0"/>
            <w:u w:val="none"/>
          </w:rPr>
          <w:delText>，</w:delText>
        </w:r>
      </w:del>
      <w:ins w:id="604" w:author="燕子的WPS" w:date="2024-12-04T17:03:07Z">
        <w:r>
          <w:rPr>
            <w:rFonts w:hint="eastAsia"/>
            <w:i w:val="0"/>
            <w:strike w:val="0"/>
            <w:spacing w:val="0"/>
            <w:u w:val="none"/>
            <w:lang w:eastAsia="zh-CN"/>
          </w:rPr>
          <w:t>、</w:t>
        </w:r>
      </w:ins>
      <w:r>
        <w:rPr>
          <w:i w:val="0"/>
          <w:strike w:val="0"/>
          <w:spacing w:val="0"/>
          <w:u w:val="none"/>
        </w:rPr>
        <w:t>装修施工</w:t>
      </w:r>
      <w:del w:id="605" w:author="燕子的WPS" w:date="2024-12-04T17:03:09Z">
        <w:r>
          <w:rPr>
            <w:i w:val="0"/>
            <w:strike w:val="0"/>
            <w:spacing w:val="0"/>
            <w:u w:val="none"/>
          </w:rPr>
          <w:delText>，</w:delText>
        </w:r>
      </w:del>
      <w:ins w:id="606" w:author="燕子的WPS" w:date="2024-12-04T17:03:09Z">
        <w:r>
          <w:rPr>
            <w:rFonts w:hint="eastAsia"/>
            <w:i w:val="0"/>
            <w:strike w:val="0"/>
            <w:spacing w:val="0"/>
            <w:u w:val="none"/>
            <w:lang w:eastAsia="zh-CN"/>
          </w:rPr>
          <w:t>、</w:t>
        </w:r>
      </w:ins>
      <w:r>
        <w:rPr>
          <w:i w:val="0"/>
          <w:strike w:val="0"/>
          <w:spacing w:val="0"/>
          <w:u w:val="none"/>
        </w:rPr>
        <w:t>项目验收</w:t>
      </w:r>
      <w:del w:id="607" w:author="燕子的WPS" w:date="2024-12-04T17:03:12Z">
        <w:r>
          <w:rPr>
            <w:i w:val="0"/>
            <w:strike w:val="0"/>
            <w:spacing w:val="0"/>
            <w:u w:val="none"/>
          </w:rPr>
          <w:delText>，</w:delText>
        </w:r>
      </w:del>
      <w:ins w:id="608" w:author="燕子的WPS" w:date="2024-12-04T17:03:12Z">
        <w:r>
          <w:rPr>
            <w:rFonts w:hint="eastAsia"/>
            <w:i w:val="0"/>
            <w:strike w:val="0"/>
            <w:spacing w:val="0"/>
            <w:u w:val="none"/>
            <w:lang w:eastAsia="zh-CN"/>
          </w:rPr>
          <w:t>、</w:t>
        </w:r>
      </w:ins>
      <w:r>
        <w:rPr>
          <w:i w:val="0"/>
          <w:strike w:val="0"/>
          <w:spacing w:val="0"/>
          <w:u w:val="none"/>
        </w:rPr>
        <w:t>销售策略</w:t>
      </w:r>
      <w:del w:id="609" w:author="燕子的WPS" w:date="2024-12-04T17:03:14Z">
        <w:r>
          <w:rPr>
            <w:i w:val="0"/>
            <w:strike w:val="0"/>
            <w:spacing w:val="0"/>
            <w:u w:val="none"/>
          </w:rPr>
          <w:delText>。</w:delText>
        </w:r>
      </w:del>
      <w:ins w:id="610" w:author="燕子的WPS" w:date="2024-12-04T17:03:14Z">
        <w:r>
          <w:rPr>
            <w:rFonts w:hint="eastAsia"/>
            <w:i w:val="0"/>
            <w:strike w:val="0"/>
            <w:spacing w:val="0"/>
            <w:u w:val="none"/>
            <w:lang w:eastAsia="zh-CN"/>
          </w:rPr>
          <w:t>、</w:t>
        </w:r>
      </w:ins>
      <w:ins w:id="611" w:author="燕子的WPS" w:date="2024-12-04T17:03:30Z">
        <w:r>
          <w:rPr>
            <w:rFonts w:hint="eastAsia"/>
            <w:i w:val="0"/>
            <w:strike w:val="0"/>
            <w:spacing w:val="0"/>
            <w:u w:val="none"/>
            <w:lang w:eastAsia="zh-CN"/>
          </w:rPr>
          <w:t>openhouse的协助</w:t>
        </w:r>
      </w:ins>
      <w:ins w:id="612" w:author="燕子的WPS" w:date="2024-12-04T17:03:32Z">
        <w:r>
          <w:rPr>
            <w:rFonts w:hint="eastAsia"/>
            <w:i w:val="0"/>
            <w:strike w:val="0"/>
            <w:spacing w:val="0"/>
            <w:u w:val="none"/>
            <w:lang w:eastAsia="zh-CN"/>
          </w:rPr>
          <w:t>、</w:t>
        </w:r>
      </w:ins>
      <w:ins w:id="613" w:author="燕子的WPS" w:date="2024-12-04T17:03:19Z">
        <w:r>
          <w:rPr>
            <w:rFonts w:hint="eastAsia"/>
            <w:i w:val="0"/>
            <w:strike w:val="0"/>
            <w:spacing w:val="0"/>
            <w:u w:val="none"/>
            <w:lang w:eastAsia="zh-CN"/>
          </w:rPr>
          <w:t>项目推广及各类营销支持</w:t>
        </w:r>
      </w:ins>
      <w:ins w:id="614" w:author="燕子的WPS" w:date="2024-12-04T17:19:40Z">
        <w:r>
          <w:rPr>
            <w:rFonts w:hint="eastAsia"/>
            <w:i w:val="0"/>
            <w:strike w:val="0"/>
            <w:spacing w:val="0"/>
            <w:u w:val="none"/>
            <w:lang w:eastAsia="zh-CN"/>
          </w:rPr>
          <w:t>；</w:t>
        </w:r>
      </w:ins>
    </w:p>
    <w:p w14:paraId="17BEC77A">
      <w:pPr>
        <w:snapToGrid/>
        <w:spacing w:line="360" w:lineRule="auto"/>
        <w:rPr>
          <w:del w:id="616" w:author="燕子的WPS" w:date="2024-12-04T17:11:44Z"/>
          <w:rFonts w:hint="default"/>
          <w:i w:val="0"/>
          <w:strike w:val="0"/>
          <w:spacing w:val="0"/>
          <w:u w:val="none"/>
          <w:lang w:val="en-US" w:eastAsia="zh-CN"/>
        </w:rPr>
        <w:pPrChange w:id="615" w:author="燕子的WPS" w:date="2024-12-05T10:39:31Z">
          <w:pPr>
            <w:snapToGrid/>
            <w:spacing w:line="240" w:lineRule="auto"/>
          </w:pPr>
        </w:pPrChange>
      </w:pPr>
    </w:p>
    <w:p w14:paraId="722201A0">
      <w:pPr>
        <w:snapToGrid/>
        <w:spacing w:line="360" w:lineRule="auto"/>
        <w:rPr>
          <w:ins w:id="618" w:author="燕子的WPS" w:date="2024-12-05T16:28:25Z"/>
          <w:rFonts w:hint="eastAsia"/>
          <w:i w:val="0"/>
          <w:strike w:val="0"/>
          <w:spacing w:val="0"/>
          <w:u w:val="none"/>
          <w:lang w:eastAsia="zh-CN"/>
        </w:rPr>
        <w:pPrChange w:id="617" w:author="燕子的WPS" w:date="2024-12-05T10:39:31Z">
          <w:pPr>
            <w:snapToGrid/>
            <w:spacing w:line="240" w:lineRule="auto"/>
          </w:pPr>
        </w:pPrChange>
      </w:pPr>
      <w:r>
        <w:rPr>
          <w:i w:val="0"/>
          <w:strike w:val="0"/>
          <w:spacing w:val="0"/>
          <w:u w:val="none"/>
        </w:rPr>
        <w:t>5.</w:t>
      </w:r>
      <w:del w:id="619" w:author="燕子的WPS" w:date="2024-12-04T17:20:00Z">
        <w:r>
          <w:rPr>
            <w:rFonts w:hint="default"/>
            <w:i w:val="0"/>
            <w:strike w:val="0"/>
            <w:spacing w:val="0"/>
            <w:u w:val="none"/>
            <w:lang w:val="en-US"/>
          </w:rPr>
          <w:delText xml:space="preserve">2 </w:delText>
        </w:r>
      </w:del>
      <w:ins w:id="620" w:author="燕子的WPS" w:date="2024-12-04T17:20:00Z">
        <w:r>
          <w:rPr>
            <w:rFonts w:hint="eastAsia"/>
            <w:i w:val="0"/>
            <w:strike w:val="0"/>
            <w:spacing w:val="0"/>
            <w:u w:val="none"/>
            <w:lang w:val="en-US" w:eastAsia="zh-CN"/>
          </w:rPr>
          <w:t>2</w:t>
        </w:r>
      </w:ins>
      <w:ins w:id="621" w:author="燕子的WPS" w:date="2024-12-04T17:20:01Z">
        <w:r>
          <w:rPr>
            <w:rFonts w:hint="eastAsia"/>
            <w:i w:val="0"/>
            <w:strike w:val="0"/>
            <w:spacing w:val="0"/>
            <w:u w:val="none"/>
            <w:lang w:val="en-US" w:eastAsia="zh-CN"/>
          </w:rPr>
          <w:t>.</w:t>
        </w:r>
      </w:ins>
      <w:ins w:id="622" w:author="燕子的WPS" w:date="2024-12-04T17:20:02Z">
        <w:r>
          <w:rPr>
            <w:rFonts w:hint="eastAsia"/>
            <w:i w:val="0"/>
            <w:strike w:val="0"/>
            <w:spacing w:val="0"/>
            <w:u w:val="none"/>
            <w:lang w:val="en-US" w:eastAsia="zh-CN"/>
          </w:rPr>
          <w:t>2</w:t>
        </w:r>
      </w:ins>
      <w:del w:id="623" w:author="燕子的WPS" w:date="2024-12-04T17:20:05Z">
        <w:r>
          <w:rPr>
            <w:i w:val="0"/>
            <w:strike w:val="0"/>
            <w:spacing w:val="0"/>
            <w:u w:val="none"/>
          </w:rPr>
          <w:delText>乙方</w:delText>
        </w:r>
      </w:del>
      <w:del w:id="624" w:author="燕子的WPS" w:date="2024-12-04T17:20:05Z">
        <w:r>
          <w:rPr>
            <w:rFonts w:hint="default"/>
            <w:i w:val="0"/>
            <w:strike w:val="0"/>
            <w:spacing w:val="0"/>
            <w:u w:val="none"/>
            <w:lang w:val="en-US"/>
          </w:rPr>
          <w:delText>负责</w:delText>
        </w:r>
      </w:del>
      <w:del w:id="625" w:author="燕子的WPS" w:date="2024-12-04T17:20:05Z">
        <w:r>
          <w:rPr>
            <w:i w:val="0"/>
            <w:strike w:val="0"/>
            <w:spacing w:val="0"/>
            <w:u w:val="none"/>
          </w:rPr>
          <w:delText>：</w:delText>
        </w:r>
      </w:del>
      <w:ins w:id="626" w:author="燕子的WPS" w:date="2024-12-04T17:20:08Z">
        <w:r>
          <w:rPr>
            <w:rFonts w:hint="eastAsia"/>
            <w:i w:val="0"/>
            <w:strike w:val="0"/>
            <w:spacing w:val="0"/>
            <w:u w:val="none"/>
            <w:lang w:val="en-US" w:eastAsia="zh-CN"/>
          </w:rPr>
          <w:t>乙方主要</w:t>
        </w:r>
      </w:ins>
      <w:ins w:id="627" w:author="燕子的WPS" w:date="2024-12-04T17:20:09Z">
        <w:r>
          <w:rPr>
            <w:rFonts w:hint="eastAsia"/>
            <w:i w:val="0"/>
            <w:strike w:val="0"/>
            <w:spacing w:val="0"/>
            <w:u w:val="none"/>
            <w:lang w:val="en-US" w:eastAsia="zh-CN"/>
          </w:rPr>
          <w:t>负责</w:t>
        </w:r>
      </w:ins>
      <w:r>
        <w:rPr>
          <w:i w:val="0"/>
          <w:strike w:val="0"/>
          <w:spacing w:val="0"/>
          <w:u w:val="none"/>
        </w:rPr>
        <w:t>门店拜访</w:t>
      </w:r>
      <w:del w:id="628" w:author="燕子的WPS" w:date="2024-12-04T17:13:27Z">
        <w:r>
          <w:rPr>
            <w:i w:val="0"/>
            <w:strike w:val="0"/>
            <w:spacing w:val="0"/>
            <w:u w:val="none"/>
          </w:rPr>
          <w:delText>，</w:delText>
        </w:r>
      </w:del>
      <w:ins w:id="629" w:author="燕子的WPS" w:date="2024-12-04T17:13:27Z">
        <w:r>
          <w:rPr>
            <w:rFonts w:hint="eastAsia"/>
            <w:i w:val="0"/>
            <w:strike w:val="0"/>
            <w:spacing w:val="0"/>
            <w:u w:val="none"/>
            <w:lang w:eastAsia="zh-CN"/>
          </w:rPr>
          <w:t>、</w:t>
        </w:r>
      </w:ins>
      <w:ins w:id="630" w:author="燕子的WPS" w:date="2024-12-04T17:13:40Z">
        <w:r>
          <w:rPr>
            <w:i w:val="0"/>
            <w:strike w:val="0"/>
            <w:spacing w:val="0"/>
            <w:u w:val="none"/>
          </w:rPr>
          <w:t>线索拓展</w:t>
        </w:r>
      </w:ins>
      <w:ins w:id="631" w:author="燕子的WPS" w:date="2024-12-04T17:13:41Z">
        <w:r>
          <w:rPr>
            <w:rFonts w:hint="eastAsia"/>
            <w:i w:val="0"/>
            <w:strike w:val="0"/>
            <w:spacing w:val="0"/>
            <w:u w:val="none"/>
            <w:lang w:eastAsia="zh-CN"/>
          </w:rPr>
          <w:t>、</w:t>
        </w:r>
      </w:ins>
      <w:r>
        <w:rPr>
          <w:i w:val="0"/>
          <w:strike w:val="0"/>
          <w:spacing w:val="0"/>
          <w:u w:val="none"/>
        </w:rPr>
        <w:t>合作签约</w:t>
      </w:r>
      <w:del w:id="632" w:author="燕子的WPS" w:date="2024-12-04T17:13:32Z">
        <w:r>
          <w:rPr>
            <w:i w:val="0"/>
            <w:strike w:val="0"/>
            <w:spacing w:val="0"/>
            <w:u w:val="none"/>
          </w:rPr>
          <w:delText>，</w:delText>
        </w:r>
      </w:del>
      <w:ins w:id="633" w:author="燕子的WPS" w:date="2024-12-04T17:13:32Z">
        <w:r>
          <w:rPr>
            <w:rFonts w:hint="eastAsia"/>
            <w:i w:val="0"/>
            <w:strike w:val="0"/>
            <w:spacing w:val="0"/>
            <w:u w:val="none"/>
            <w:lang w:eastAsia="zh-CN"/>
          </w:rPr>
          <w:t>、</w:t>
        </w:r>
      </w:ins>
      <w:del w:id="634" w:author="燕子的WPS" w:date="2024-12-04T17:13:43Z">
        <w:r>
          <w:rPr>
            <w:i w:val="0"/>
            <w:strike w:val="0"/>
            <w:spacing w:val="0"/>
            <w:u w:val="none"/>
          </w:rPr>
          <w:delText>线索拓展，</w:delText>
        </w:r>
      </w:del>
      <w:r>
        <w:rPr>
          <w:i w:val="0"/>
          <w:strike w:val="0"/>
          <w:spacing w:val="0"/>
          <w:u w:val="none"/>
        </w:rPr>
        <w:t>业主签约</w:t>
      </w:r>
      <w:del w:id="635" w:author="燕子的WPS" w:date="2024-12-04T17:13:45Z">
        <w:r>
          <w:rPr>
            <w:i w:val="0"/>
            <w:strike w:val="0"/>
            <w:spacing w:val="0"/>
            <w:u w:val="none"/>
          </w:rPr>
          <w:delText>，</w:delText>
        </w:r>
      </w:del>
      <w:ins w:id="636" w:author="燕子的WPS" w:date="2024-12-04T17:13:45Z">
        <w:r>
          <w:rPr>
            <w:rFonts w:hint="eastAsia"/>
            <w:i w:val="0"/>
            <w:strike w:val="0"/>
            <w:spacing w:val="0"/>
            <w:u w:val="none"/>
            <w:lang w:eastAsia="zh-CN"/>
          </w:rPr>
          <w:t>、</w:t>
        </w:r>
      </w:ins>
      <w:r>
        <w:rPr>
          <w:i w:val="0"/>
          <w:strike w:val="0"/>
          <w:spacing w:val="0"/>
          <w:u w:val="none"/>
        </w:rPr>
        <w:t>openhouse</w:t>
      </w:r>
      <w:del w:id="637" w:author="燕子的WPS" w:date="2024-12-04T17:13:48Z">
        <w:r>
          <w:rPr>
            <w:i w:val="0"/>
            <w:strike w:val="0"/>
            <w:spacing w:val="0"/>
            <w:u w:val="none"/>
          </w:rPr>
          <w:delText>，</w:delText>
        </w:r>
      </w:del>
      <w:ins w:id="638" w:author="燕子的WPS" w:date="2024-12-04T17:13:48Z">
        <w:r>
          <w:rPr>
            <w:rFonts w:hint="eastAsia"/>
            <w:i w:val="0"/>
            <w:strike w:val="0"/>
            <w:spacing w:val="0"/>
            <w:u w:val="none"/>
            <w:lang w:eastAsia="zh-CN"/>
          </w:rPr>
          <w:t>、</w:t>
        </w:r>
      </w:ins>
      <w:r>
        <w:rPr>
          <w:i w:val="0"/>
          <w:strike w:val="0"/>
          <w:spacing w:val="0"/>
          <w:u w:val="none"/>
        </w:rPr>
        <w:t>持续推广</w:t>
      </w:r>
      <w:del w:id="639" w:author="燕子的WPS" w:date="2024-12-04T17:13:56Z">
        <w:r>
          <w:rPr>
            <w:i w:val="0"/>
            <w:strike w:val="0"/>
            <w:spacing w:val="0"/>
            <w:u w:val="none"/>
          </w:rPr>
          <w:delText>，</w:delText>
        </w:r>
      </w:del>
      <w:ins w:id="640" w:author="燕子的WPS" w:date="2024-12-04T17:13:56Z">
        <w:r>
          <w:rPr>
            <w:rFonts w:hint="eastAsia"/>
            <w:i w:val="0"/>
            <w:strike w:val="0"/>
            <w:spacing w:val="0"/>
            <w:u w:val="none"/>
            <w:lang w:eastAsia="zh-CN"/>
          </w:rPr>
          <w:t>、</w:t>
        </w:r>
      </w:ins>
      <w:r>
        <w:rPr>
          <w:i w:val="0"/>
          <w:strike w:val="0"/>
          <w:spacing w:val="0"/>
          <w:u w:val="none"/>
        </w:rPr>
        <w:t>谈价签约</w:t>
      </w:r>
      <w:del w:id="641" w:author="燕子的WPS" w:date="2024-12-04T17:14:03Z">
        <w:r>
          <w:rPr>
            <w:i w:val="0"/>
            <w:strike w:val="0"/>
            <w:spacing w:val="0"/>
            <w:u w:val="none"/>
          </w:rPr>
          <w:delText>，</w:delText>
        </w:r>
      </w:del>
      <w:ins w:id="642" w:author="燕子的WPS" w:date="2024-12-04T17:14:03Z">
        <w:r>
          <w:rPr>
            <w:rFonts w:hint="eastAsia"/>
            <w:i w:val="0"/>
            <w:strike w:val="0"/>
            <w:spacing w:val="0"/>
            <w:u w:val="none"/>
            <w:lang w:eastAsia="zh-CN"/>
          </w:rPr>
          <w:t>、</w:t>
        </w:r>
      </w:ins>
      <w:r>
        <w:rPr>
          <w:i w:val="0"/>
          <w:strike w:val="0"/>
          <w:spacing w:val="0"/>
          <w:u w:val="none"/>
        </w:rPr>
        <w:t>交易过户</w:t>
      </w:r>
      <w:del w:id="643" w:author="燕子的WPS" w:date="2024-12-04T17:21:03Z">
        <w:r>
          <w:rPr>
            <w:i w:val="0"/>
            <w:strike w:val="0"/>
            <w:spacing w:val="0"/>
            <w:u w:val="none"/>
          </w:rPr>
          <w:delText>。</w:delText>
        </w:r>
      </w:del>
      <w:ins w:id="644" w:author="燕子的WPS" w:date="2024-12-04T17:21:03Z">
        <w:r>
          <w:rPr>
            <w:rFonts w:hint="eastAsia"/>
            <w:i w:val="0"/>
            <w:strike w:val="0"/>
            <w:spacing w:val="0"/>
            <w:u w:val="none"/>
            <w:lang w:eastAsia="zh-CN"/>
          </w:rPr>
          <w:t>。</w:t>
        </w:r>
      </w:ins>
    </w:p>
    <w:p w14:paraId="621B3507">
      <w:pPr>
        <w:snapToGrid/>
        <w:spacing w:line="360" w:lineRule="auto"/>
        <w:rPr>
          <w:rFonts w:hint="default"/>
          <w:i w:val="0"/>
          <w:strike w:val="0"/>
          <w:spacing w:val="0"/>
          <w:u w:val="none"/>
          <w:lang w:val="en-US" w:eastAsia="zh-CN"/>
        </w:rPr>
        <w:pPrChange w:id="645" w:author="燕子的WPS" w:date="2024-12-05T10:39:31Z">
          <w:pPr>
            <w:snapToGrid/>
            <w:spacing w:line="240" w:lineRule="auto"/>
          </w:pPr>
        </w:pPrChange>
      </w:pPr>
      <w:ins w:id="646" w:author="燕子的WPS" w:date="2024-12-05T16:29:04Z">
        <w:r>
          <w:rPr>
            <w:rFonts w:hint="eastAsia"/>
            <w:i w:val="0"/>
            <w:strike w:val="0"/>
            <w:spacing w:val="0"/>
            <w:u w:val="none"/>
            <w:lang w:val="en-US" w:eastAsia="zh-CN"/>
          </w:rPr>
          <w:t>5.2.3</w:t>
        </w:r>
      </w:ins>
      <w:ins w:id="647" w:author="燕子的WPS" w:date="2024-12-05T16:29:05Z">
        <w:r>
          <w:rPr>
            <w:rFonts w:hint="eastAsia"/>
            <w:i w:val="0"/>
            <w:strike w:val="0"/>
            <w:spacing w:val="0"/>
            <w:u w:val="none"/>
            <w:lang w:val="en-US" w:eastAsia="zh-CN"/>
          </w:rPr>
          <w:t xml:space="preserve"> </w:t>
        </w:r>
      </w:ins>
      <w:ins w:id="648" w:author="燕子的WPS" w:date="2024-12-05T17:00:51Z">
        <w:r>
          <w:rPr>
            <w:rFonts w:hint="eastAsia"/>
            <w:i w:val="0"/>
            <w:strike w:val="0"/>
            <w:spacing w:val="0"/>
            <w:u w:val="none"/>
            <w:lang w:val="en-US" w:eastAsia="zh-CN"/>
          </w:rPr>
          <w:t>甲乙</w:t>
        </w:r>
      </w:ins>
      <w:ins w:id="649" w:author="燕子的WPS" w:date="2024-12-05T16:28:27Z">
        <w:r>
          <w:rPr>
            <w:rFonts w:hint="eastAsia"/>
            <w:i w:val="0"/>
            <w:strike w:val="0"/>
            <w:spacing w:val="0"/>
            <w:u w:val="none"/>
            <w:lang w:val="en-US" w:eastAsia="zh-CN"/>
          </w:rPr>
          <w:t>双方</w:t>
        </w:r>
      </w:ins>
      <w:ins w:id="650" w:author="燕子的WPS" w:date="2024-12-05T16:28:28Z">
        <w:r>
          <w:rPr>
            <w:rFonts w:hint="eastAsia"/>
            <w:i w:val="0"/>
            <w:strike w:val="0"/>
            <w:spacing w:val="0"/>
            <w:u w:val="none"/>
            <w:lang w:val="en-US" w:eastAsia="zh-CN"/>
          </w:rPr>
          <w:t>应</w:t>
        </w:r>
      </w:ins>
      <w:ins w:id="651" w:author="燕子的WPS" w:date="2024-12-05T16:28:32Z">
        <w:r>
          <w:rPr>
            <w:rFonts w:hint="eastAsia"/>
            <w:i w:val="0"/>
            <w:strike w:val="0"/>
            <w:spacing w:val="0"/>
            <w:u w:val="none"/>
            <w:lang w:val="en-US" w:eastAsia="zh-CN"/>
          </w:rPr>
          <w:t>在</w:t>
        </w:r>
      </w:ins>
      <w:ins w:id="652" w:author="燕子的WPS" w:date="2024-12-05T17:01:19Z">
        <w:r>
          <w:rPr>
            <w:rFonts w:hint="eastAsia"/>
            <w:i w:val="0"/>
            <w:strike w:val="0"/>
            <w:spacing w:val="0"/>
            <w:u w:val="none"/>
            <w:lang w:val="en-US" w:eastAsia="zh-CN"/>
          </w:rPr>
          <w:t>履行</w:t>
        </w:r>
      </w:ins>
      <w:ins w:id="653" w:author="燕子的WPS" w:date="2024-12-05T17:02:35Z">
        <w:r>
          <w:rPr>
            <w:rFonts w:hint="eastAsia"/>
            <w:i w:val="0"/>
            <w:strike w:val="0"/>
            <w:spacing w:val="0"/>
            <w:u w:val="none"/>
            <w:lang w:val="en-US" w:eastAsia="zh-CN"/>
          </w:rPr>
          <w:t>各自</w:t>
        </w:r>
      </w:ins>
      <w:ins w:id="654" w:author="燕子的WPS" w:date="2024-12-05T16:28:39Z">
        <w:r>
          <w:rPr>
            <w:rFonts w:hint="eastAsia"/>
            <w:i w:val="0"/>
            <w:strike w:val="0"/>
            <w:spacing w:val="0"/>
            <w:u w:val="none"/>
            <w:lang w:val="en-US" w:eastAsia="zh-CN"/>
          </w:rPr>
          <w:t>职责</w:t>
        </w:r>
      </w:ins>
      <w:ins w:id="655" w:author="燕子的WPS" w:date="2024-12-05T16:28:42Z">
        <w:r>
          <w:rPr>
            <w:rFonts w:hint="eastAsia"/>
            <w:i w:val="0"/>
            <w:strike w:val="0"/>
            <w:spacing w:val="0"/>
            <w:u w:val="none"/>
            <w:lang w:val="en-US" w:eastAsia="zh-CN"/>
          </w:rPr>
          <w:t>时</w:t>
        </w:r>
      </w:ins>
      <w:ins w:id="656" w:author="燕子的WPS" w:date="2024-12-05T17:02:38Z">
        <w:r>
          <w:rPr>
            <w:rFonts w:hint="eastAsia"/>
            <w:i w:val="0"/>
            <w:strike w:val="0"/>
            <w:spacing w:val="0"/>
            <w:u w:val="none"/>
            <w:lang w:val="en-US" w:eastAsia="zh-CN"/>
          </w:rPr>
          <w:t>，</w:t>
        </w:r>
      </w:ins>
      <w:ins w:id="657" w:author="燕子的WPS" w:date="2024-12-05T17:01:23Z">
        <w:r>
          <w:rPr>
            <w:rFonts w:hint="eastAsia"/>
            <w:i w:val="0"/>
            <w:strike w:val="0"/>
            <w:spacing w:val="0"/>
            <w:u w:val="none"/>
            <w:lang w:val="en-US" w:eastAsia="zh-CN"/>
          </w:rPr>
          <w:t>相互协助</w:t>
        </w:r>
      </w:ins>
      <w:ins w:id="658" w:author="燕子的WPS" w:date="2024-12-05T17:01:26Z">
        <w:r>
          <w:rPr>
            <w:rFonts w:hint="eastAsia"/>
            <w:i w:val="0"/>
            <w:strike w:val="0"/>
            <w:spacing w:val="0"/>
            <w:u w:val="none"/>
            <w:lang w:val="en-US" w:eastAsia="zh-CN"/>
          </w:rPr>
          <w:t>、</w:t>
        </w:r>
      </w:ins>
      <w:ins w:id="659" w:author="燕子的WPS" w:date="2024-12-05T16:28:49Z">
        <w:r>
          <w:rPr>
            <w:rFonts w:hint="eastAsia"/>
            <w:i w:val="0"/>
            <w:strike w:val="0"/>
            <w:spacing w:val="0"/>
            <w:u w:val="none"/>
            <w:lang w:val="en-US" w:eastAsia="zh-CN"/>
          </w:rPr>
          <w:t>共同</w:t>
        </w:r>
      </w:ins>
      <w:ins w:id="660" w:author="燕子的WPS" w:date="2024-12-05T16:28:58Z">
        <w:r>
          <w:rPr>
            <w:rFonts w:hint="eastAsia"/>
            <w:i w:val="0"/>
            <w:strike w:val="0"/>
            <w:spacing w:val="0"/>
            <w:u w:val="none"/>
            <w:lang w:val="en-US" w:eastAsia="zh-CN"/>
          </w:rPr>
          <w:t>促进</w:t>
        </w:r>
      </w:ins>
      <w:ins w:id="661" w:author="燕子的WPS" w:date="2024-12-05T16:29:01Z">
        <w:r>
          <w:rPr>
            <w:rFonts w:hint="eastAsia"/>
            <w:i w:val="0"/>
            <w:strike w:val="0"/>
            <w:spacing w:val="0"/>
            <w:u w:val="none"/>
            <w:lang w:val="en-US" w:eastAsia="zh-CN"/>
          </w:rPr>
          <w:t>业务</w:t>
        </w:r>
      </w:ins>
      <w:ins w:id="662" w:author="燕子的WPS" w:date="2024-12-05T17:02:02Z">
        <w:r>
          <w:rPr>
            <w:rFonts w:hint="eastAsia"/>
            <w:i w:val="0"/>
            <w:strike w:val="0"/>
            <w:spacing w:val="0"/>
            <w:u w:val="none"/>
            <w:lang w:val="en-US" w:eastAsia="zh-CN"/>
          </w:rPr>
          <w:t>开展</w:t>
        </w:r>
      </w:ins>
      <w:ins w:id="663" w:author="燕子的WPS" w:date="2024-12-05T17:01:30Z">
        <w:r>
          <w:rPr>
            <w:rFonts w:hint="eastAsia"/>
            <w:i w:val="0"/>
            <w:strike w:val="0"/>
            <w:spacing w:val="0"/>
            <w:u w:val="none"/>
            <w:lang w:val="en-US" w:eastAsia="zh-CN"/>
          </w:rPr>
          <w:t>。</w:t>
        </w:r>
      </w:ins>
    </w:p>
    <w:p w14:paraId="5B2893F0">
      <w:pPr>
        <w:snapToGrid/>
        <w:spacing w:line="360" w:lineRule="auto"/>
        <w:pPrChange w:id="664" w:author="燕子的WPS" w:date="2024-12-05T10:39:31Z">
          <w:pPr>
            <w:snapToGrid/>
            <w:spacing w:line="240" w:lineRule="auto"/>
          </w:pPr>
        </w:pPrChange>
      </w:pPr>
      <w:r>
        <w:rPr>
          <w:i w:val="0"/>
          <w:strike w:val="0"/>
          <w:spacing w:val="0"/>
          <w:u w:val="none"/>
        </w:rPr>
        <w:t>5.</w:t>
      </w:r>
      <w:del w:id="665" w:author="燕子的WPS" w:date="2024-12-04T17:21:35Z">
        <w:r>
          <w:rPr>
            <w:rFonts w:hint="default"/>
            <w:i w:val="0"/>
            <w:strike w:val="0"/>
            <w:spacing w:val="0"/>
            <w:u w:val="none"/>
            <w:lang w:val="en-US"/>
          </w:rPr>
          <w:delText>3</w:delText>
        </w:r>
      </w:del>
      <w:ins w:id="666" w:author="燕子的WPS" w:date="2024-12-04T17:21:35Z">
        <w:r>
          <w:rPr>
            <w:rFonts w:hint="eastAsia"/>
            <w:i w:val="0"/>
            <w:strike w:val="0"/>
            <w:spacing w:val="0"/>
            <w:u w:val="none"/>
            <w:lang w:val="en-US" w:eastAsia="zh-CN"/>
          </w:rPr>
          <w:t>3</w:t>
        </w:r>
      </w:ins>
      <w:r>
        <w:rPr>
          <w:i w:val="0"/>
          <w:strike w:val="0"/>
          <w:spacing w:val="0"/>
          <w:u w:val="none"/>
        </w:rPr>
        <w:t xml:space="preserve"> 具体工作由总经理根据经营需要安排，并设置相应的考核指标。</w:t>
      </w:r>
    </w:p>
    <w:p w14:paraId="24979592">
      <w:pPr>
        <w:snapToGrid/>
        <w:spacing w:line="360" w:lineRule="auto"/>
        <w:rPr>
          <w:del w:id="668" w:author="燕子的WPS" w:date="2024-12-04T17:17:47Z"/>
        </w:rPr>
        <w:pPrChange w:id="667" w:author="燕子的WPS" w:date="2024-12-05T10:39:31Z">
          <w:pPr>
            <w:snapToGrid/>
            <w:spacing w:line="240" w:lineRule="auto"/>
          </w:pPr>
        </w:pPrChange>
      </w:pPr>
      <w:del w:id="669" w:author="燕子的WPS" w:date="2024-12-04T17:17:47Z">
        <w:r>
          <w:rPr>
            <w:i w:val="0"/>
            <w:strike w:val="0"/>
            <w:spacing w:val="0"/>
            <w:u w:val="none"/>
          </w:rPr>
          <w:delText>5.4 如一方未完成职责，需承担违约责任，具体由公司管理层商议决定。</w:delText>
        </w:r>
      </w:del>
    </w:p>
    <w:p w14:paraId="018864D7">
      <w:pPr>
        <w:snapToGrid/>
        <w:spacing w:line="360" w:lineRule="auto"/>
        <w:pPrChange w:id="670" w:author="燕子的WPS" w:date="2024-12-05T10:39:31Z">
          <w:pPr>
            <w:snapToGrid/>
            <w:spacing w:line="240" w:lineRule="auto"/>
          </w:pPr>
        </w:pPrChange>
      </w:pPr>
      <w:r>
        <w:rPr>
          <w:b/>
          <w:i w:val="0"/>
          <w:strike w:val="0"/>
          <w:spacing w:val="0"/>
          <w:u w:val="none"/>
        </w:rPr>
        <w:t>第六条 股权转让</w:t>
      </w:r>
    </w:p>
    <w:p w14:paraId="5AA777CC">
      <w:pPr>
        <w:snapToGrid/>
        <w:spacing w:line="360" w:lineRule="auto"/>
        <w:rPr>
          <w:ins w:id="672" w:author="燕子的WPS" w:date="2024-12-04T17:43:19Z"/>
          <w:rFonts w:hint="eastAsia"/>
          <w:b w:val="0"/>
          <w:bCs/>
          <w:i w:val="0"/>
          <w:strike w:val="0"/>
          <w:spacing w:val="0"/>
          <w:u w:val="none"/>
          <w:lang w:eastAsia="zh-CN"/>
        </w:rPr>
        <w:pPrChange w:id="671" w:author="燕子的WPS" w:date="2024-12-05T10:39:31Z">
          <w:pPr>
            <w:snapToGrid/>
            <w:spacing w:line="240" w:lineRule="auto"/>
          </w:pPr>
        </w:pPrChange>
      </w:pPr>
      <w:ins w:id="673" w:author="燕子的WPS" w:date="2024-12-04T17:36:28Z">
        <w:r>
          <w:rPr>
            <w:rFonts w:hint="eastAsia"/>
            <w:b w:val="0"/>
            <w:bCs/>
            <w:i w:val="0"/>
            <w:strike w:val="0"/>
            <w:spacing w:val="0"/>
            <w:u w:val="none"/>
            <w:rPrChange w:id="674" w:author="燕子的WPS" w:date="2024-12-04T17:37:22Z">
              <w:rPr>
                <w:rFonts w:hint="eastAsia"/>
                <w:b/>
                <w:i w:val="0"/>
                <w:strike w:val="0"/>
                <w:spacing w:val="0"/>
                <w:u w:val="none"/>
              </w:rPr>
            </w:rPrChange>
          </w:rPr>
          <w:t>向股东以外的人转让股权，应当经其他股东过半数同意。其他股东自接到书面通知之日起满三十日未答复的，视为同意转让。其他股东半数以上不同意转让的，不同意的股东应当购买该转让的股权</w:t>
        </w:r>
      </w:ins>
      <w:ins w:id="675" w:author="燕子的WPS" w:date="2024-12-05T09:34:40Z">
        <w:r>
          <w:rPr>
            <w:rFonts w:hint="eastAsia"/>
            <w:b w:val="0"/>
            <w:bCs/>
            <w:i w:val="0"/>
            <w:strike w:val="0"/>
            <w:spacing w:val="0"/>
            <w:u w:val="none"/>
            <w:lang w:eastAsia="zh-CN"/>
          </w:rPr>
          <w:t>；</w:t>
        </w:r>
      </w:ins>
      <w:ins w:id="676" w:author="燕子的WPS" w:date="2024-12-04T17:36:28Z">
        <w:r>
          <w:rPr>
            <w:rFonts w:hint="eastAsia"/>
            <w:b w:val="0"/>
            <w:bCs/>
            <w:i w:val="0"/>
            <w:strike w:val="0"/>
            <w:spacing w:val="0"/>
            <w:u w:val="none"/>
            <w:rPrChange w:id="677" w:author="燕子的WPS" w:date="2024-12-04T17:37:22Z">
              <w:rPr>
                <w:rFonts w:hint="eastAsia"/>
                <w:b/>
                <w:i w:val="0"/>
                <w:strike w:val="0"/>
                <w:spacing w:val="0"/>
                <w:u w:val="none"/>
              </w:rPr>
            </w:rPrChange>
          </w:rPr>
          <w:t>不购买的，视为同意转让。</w:t>
        </w:r>
      </w:ins>
      <w:ins w:id="678" w:author="燕子的WPS" w:date="2024-12-04T17:42:44Z">
        <w:r>
          <w:rPr>
            <w:rFonts w:hint="eastAsia"/>
            <w:b w:val="0"/>
            <w:bCs/>
            <w:i w:val="0"/>
            <w:strike w:val="0"/>
            <w:spacing w:val="0"/>
            <w:u w:val="none"/>
          </w:rPr>
          <w:t>任何一方转让其部分或全部股权时，在同等条件下其他股东有优先购买权</w:t>
        </w:r>
      </w:ins>
      <w:ins w:id="679" w:author="燕子的WPS" w:date="2024-12-04T17:43:18Z">
        <w:r>
          <w:rPr>
            <w:rFonts w:hint="eastAsia"/>
            <w:b w:val="0"/>
            <w:bCs/>
            <w:i w:val="0"/>
            <w:strike w:val="0"/>
            <w:spacing w:val="0"/>
            <w:u w:val="none"/>
            <w:lang w:eastAsia="zh-CN"/>
          </w:rPr>
          <w:t>。</w:t>
        </w:r>
      </w:ins>
    </w:p>
    <w:p w14:paraId="7F71E8AE">
      <w:pPr>
        <w:snapToGrid/>
        <w:spacing w:line="360" w:lineRule="auto"/>
        <w:pPrChange w:id="680" w:author="燕子的WPS" w:date="2024-12-05T10:39:31Z">
          <w:pPr>
            <w:snapToGrid/>
            <w:spacing w:line="240" w:lineRule="auto"/>
          </w:pPr>
        </w:pPrChange>
      </w:pPr>
      <w:r>
        <w:rPr>
          <w:b/>
          <w:i w:val="0"/>
          <w:strike w:val="0"/>
          <w:spacing w:val="0"/>
          <w:u w:val="none"/>
        </w:rPr>
        <w:t>第七条 利润分配</w:t>
      </w:r>
    </w:p>
    <w:p w14:paraId="5B151F92">
      <w:pPr>
        <w:snapToGrid/>
        <w:spacing w:line="360" w:lineRule="auto"/>
        <w:pPrChange w:id="681" w:author="燕子的WPS" w:date="2024-12-05T10:39:31Z">
          <w:pPr>
            <w:snapToGrid/>
            <w:spacing w:line="240" w:lineRule="auto"/>
          </w:pPr>
        </w:pPrChange>
      </w:pPr>
      <w:r>
        <w:rPr>
          <w:i w:val="0"/>
          <w:strike w:val="0"/>
          <w:spacing w:val="0"/>
          <w:u w:val="none"/>
        </w:rPr>
        <w:t>公司的利润分配按照公司章程的规定进行。</w:t>
      </w:r>
    </w:p>
    <w:p w14:paraId="641ABAF3">
      <w:pPr>
        <w:snapToGrid/>
        <w:spacing w:line="360" w:lineRule="auto"/>
        <w:pPrChange w:id="682" w:author="燕子的WPS" w:date="2024-12-05T10:39:31Z">
          <w:pPr>
            <w:snapToGrid/>
            <w:spacing w:line="240" w:lineRule="auto"/>
          </w:pPr>
        </w:pPrChange>
      </w:pPr>
      <w:r>
        <w:rPr>
          <w:b/>
          <w:i w:val="0"/>
          <w:strike w:val="0"/>
          <w:spacing w:val="0"/>
          <w:u w:val="none"/>
        </w:rPr>
        <w:t>第八条 关联交易</w:t>
      </w:r>
    </w:p>
    <w:p w14:paraId="6E31AEDB">
      <w:pPr>
        <w:snapToGrid/>
        <w:spacing w:line="360" w:lineRule="auto"/>
        <w:pPrChange w:id="683" w:author="燕子的WPS" w:date="2024-12-05T10:39:31Z">
          <w:pPr>
            <w:snapToGrid/>
            <w:spacing w:line="240" w:lineRule="auto"/>
          </w:pPr>
        </w:pPrChange>
      </w:pPr>
      <w:r>
        <w:rPr>
          <w:i w:val="0"/>
          <w:strike w:val="0"/>
          <w:spacing w:val="0"/>
          <w:u w:val="none"/>
        </w:rPr>
        <w:t>双方或其关联公司与公司发生业务关系，应确保前述交易符合市场公平原则，并保留关联方交易报税所须的相关文件。</w:t>
      </w:r>
    </w:p>
    <w:p w14:paraId="3DCECB91">
      <w:pPr>
        <w:snapToGrid/>
        <w:spacing w:line="360" w:lineRule="auto"/>
        <w:pPrChange w:id="684" w:author="燕子的WPS" w:date="2024-12-05T10:39:31Z">
          <w:pPr>
            <w:snapToGrid/>
            <w:spacing w:line="240" w:lineRule="auto"/>
          </w:pPr>
        </w:pPrChange>
      </w:pPr>
      <w:r>
        <w:rPr>
          <w:b/>
          <w:i w:val="0"/>
          <w:strike w:val="0"/>
          <w:spacing w:val="0"/>
          <w:u w:val="none"/>
        </w:rPr>
        <w:t>第九条 终止及清算</w:t>
      </w:r>
    </w:p>
    <w:p w14:paraId="7E466084">
      <w:pPr>
        <w:snapToGrid/>
        <w:spacing w:line="360" w:lineRule="auto"/>
        <w:pPrChange w:id="685" w:author="燕子的WPS" w:date="2024-12-05T10:39:31Z">
          <w:pPr>
            <w:snapToGrid/>
            <w:spacing w:line="240" w:lineRule="auto"/>
          </w:pPr>
        </w:pPrChange>
      </w:pPr>
      <w:r>
        <w:rPr>
          <w:i w:val="0"/>
          <w:strike w:val="0"/>
          <w:spacing w:val="0"/>
          <w:u w:val="none"/>
        </w:rPr>
        <w:t>9.1 终止：</w:t>
      </w:r>
    </w:p>
    <w:p w14:paraId="3F63952F">
      <w:pPr>
        <w:numPr>
          <w:ilvl w:val="-1"/>
          <w:numId w:val="0"/>
        </w:numPr>
        <w:snapToGrid/>
        <w:spacing w:line="360" w:lineRule="auto"/>
        <w:ind w:left="0" w:firstLine="0"/>
        <w:pPrChange w:id="686" w:author="燕子的WPS" w:date="2024-12-05T10:39:31Z">
          <w:pPr>
            <w:numPr>
              <w:ilvl w:val="0"/>
              <w:numId w:val="4"/>
            </w:numPr>
            <w:snapToGrid/>
            <w:spacing w:line="240" w:lineRule="auto"/>
          </w:pPr>
        </w:pPrChange>
      </w:pPr>
      <w:ins w:id="687" w:author="燕子的WPS" w:date="2024-12-05T09:42:34Z">
        <w:r>
          <w:rPr>
            <w:rFonts w:hint="eastAsia"/>
            <w:i w:val="0"/>
            <w:strike w:val="0"/>
            <w:spacing w:val="0"/>
            <w:u w:val="none"/>
            <w:lang w:val="en-US" w:eastAsia="zh-CN"/>
          </w:rPr>
          <w:t>9</w:t>
        </w:r>
      </w:ins>
      <w:ins w:id="688" w:author="燕子的WPS" w:date="2024-12-05T09:42:35Z">
        <w:r>
          <w:rPr>
            <w:rFonts w:hint="eastAsia"/>
            <w:i w:val="0"/>
            <w:strike w:val="0"/>
            <w:spacing w:val="0"/>
            <w:u w:val="none"/>
            <w:lang w:val="en-US" w:eastAsia="zh-CN"/>
          </w:rPr>
          <w:t>.1.1</w:t>
        </w:r>
      </w:ins>
      <w:ins w:id="689" w:author="燕子的WPS" w:date="2024-12-05T09:42:38Z">
        <w:r>
          <w:rPr>
            <w:rFonts w:hint="eastAsia"/>
            <w:i w:val="0"/>
            <w:strike w:val="0"/>
            <w:spacing w:val="0"/>
            <w:u w:val="none"/>
            <w:lang w:val="en-US" w:eastAsia="zh-CN"/>
          </w:rPr>
          <w:t xml:space="preserve"> </w:t>
        </w:r>
      </w:ins>
      <w:del w:id="690" w:author="燕子的WPS" w:date="2024-12-05T09:42:31Z">
        <w:r>
          <w:rPr>
            <w:i w:val="0"/>
            <w:strike w:val="0"/>
            <w:spacing w:val="0"/>
            <w:u w:val="none"/>
          </w:rPr>
          <w:delText xml:space="preserve"> </w:delText>
        </w:r>
      </w:del>
      <w:r>
        <w:rPr>
          <w:i w:val="0"/>
          <w:strike w:val="0"/>
          <w:spacing w:val="0"/>
          <w:u w:val="none"/>
        </w:rPr>
        <w:t>当双方实缴的注册资金本已无法覆盖</w:t>
      </w:r>
      <w:del w:id="691" w:author="燕子的WPS" w:date="2024-12-05T09:38:24Z">
        <w:r>
          <w:rPr>
            <w:rFonts w:hint="default"/>
            <w:i w:val="0"/>
            <w:strike w:val="0"/>
            <w:spacing w:val="0"/>
            <w:u w:val="none"/>
            <w:lang w:val="en-US"/>
          </w:rPr>
          <w:delText>合资</w:delText>
        </w:r>
      </w:del>
      <w:ins w:id="692" w:author="燕子的WPS" w:date="2024-12-05T09:38:25Z">
        <w:r>
          <w:rPr>
            <w:rFonts w:hint="eastAsia"/>
            <w:i w:val="0"/>
            <w:strike w:val="0"/>
            <w:spacing w:val="0"/>
            <w:u w:val="none"/>
            <w:lang w:val="en-US" w:eastAsia="zh-CN"/>
          </w:rPr>
          <w:t>目标</w:t>
        </w:r>
      </w:ins>
      <w:r>
        <w:rPr>
          <w:i w:val="0"/>
          <w:strike w:val="0"/>
          <w:spacing w:val="0"/>
          <w:u w:val="none"/>
        </w:rPr>
        <w:t>公司亏损时，则由股东会决议是否继续经营。如无法达成一致意见，则任一股东均有权选择继续经营或解散公司。</w:t>
      </w:r>
    </w:p>
    <w:p w14:paraId="0F75568E">
      <w:pPr>
        <w:numPr>
          <w:ilvl w:val="-1"/>
          <w:numId w:val="0"/>
        </w:numPr>
        <w:snapToGrid/>
        <w:spacing w:line="360" w:lineRule="auto"/>
        <w:ind w:left="0" w:firstLine="0"/>
        <w:pPrChange w:id="693" w:author="燕子的WPS" w:date="2024-12-05T10:39:31Z">
          <w:pPr>
            <w:numPr>
              <w:ilvl w:val="0"/>
              <w:numId w:val="5"/>
            </w:numPr>
            <w:snapToGrid/>
            <w:spacing w:line="240" w:lineRule="auto"/>
          </w:pPr>
        </w:pPrChange>
      </w:pPr>
      <w:ins w:id="694" w:author="燕子的WPS" w:date="2024-12-05T09:42:55Z">
        <w:r>
          <w:rPr>
            <w:rFonts w:hint="eastAsia"/>
            <w:i w:val="0"/>
            <w:strike w:val="0"/>
            <w:spacing w:val="0"/>
            <w:u w:val="none"/>
            <w:lang w:val="en-US" w:eastAsia="zh-CN"/>
          </w:rPr>
          <w:t>9.1.</w:t>
        </w:r>
      </w:ins>
      <w:ins w:id="695" w:author="燕子的WPS" w:date="2024-12-05T09:42:56Z">
        <w:r>
          <w:rPr>
            <w:rFonts w:hint="eastAsia"/>
            <w:i w:val="0"/>
            <w:strike w:val="0"/>
            <w:spacing w:val="0"/>
            <w:u w:val="none"/>
            <w:lang w:val="en-US" w:eastAsia="zh-CN"/>
          </w:rPr>
          <w:t xml:space="preserve">2 </w:t>
        </w:r>
      </w:ins>
      <w:del w:id="696" w:author="燕子的WPS" w:date="2024-12-05T09:42:52Z">
        <w:r>
          <w:rPr>
            <w:i w:val="0"/>
            <w:strike w:val="0"/>
            <w:spacing w:val="0"/>
            <w:u w:val="none"/>
          </w:rPr>
          <w:delText xml:space="preserve"> </w:delText>
        </w:r>
      </w:del>
      <w:r>
        <w:rPr>
          <w:i w:val="0"/>
          <w:strike w:val="0"/>
          <w:spacing w:val="0"/>
          <w:u w:val="none"/>
        </w:rPr>
        <w:t>本协议应在公司章程约定经营期限届满时终止；各方有权在经营期限届满前的任何时间经协商一致提前终止本协议。</w:t>
      </w:r>
    </w:p>
    <w:p w14:paraId="38139154">
      <w:pPr>
        <w:numPr>
          <w:ilvl w:val="-1"/>
          <w:numId w:val="0"/>
        </w:numPr>
        <w:snapToGrid/>
        <w:spacing w:line="360" w:lineRule="auto"/>
        <w:ind w:left="0" w:firstLine="0"/>
        <w:pPrChange w:id="697" w:author="燕子的WPS" w:date="2024-12-05T10:39:31Z">
          <w:pPr>
            <w:numPr>
              <w:ilvl w:val="0"/>
              <w:numId w:val="6"/>
            </w:numPr>
            <w:snapToGrid/>
            <w:spacing w:line="240" w:lineRule="auto"/>
          </w:pPr>
        </w:pPrChange>
      </w:pPr>
      <w:ins w:id="698" w:author="燕子的WPS" w:date="2024-12-05T09:44:09Z">
        <w:r>
          <w:rPr>
            <w:rFonts w:hint="eastAsia"/>
            <w:i w:val="0"/>
            <w:strike w:val="0"/>
            <w:spacing w:val="0"/>
            <w:u w:val="none"/>
            <w:lang w:val="en-US" w:eastAsia="zh-CN"/>
          </w:rPr>
          <w:t>9</w:t>
        </w:r>
      </w:ins>
      <w:ins w:id="699" w:author="燕子的WPS" w:date="2024-12-05T09:44:10Z">
        <w:r>
          <w:rPr>
            <w:rFonts w:hint="eastAsia"/>
            <w:i w:val="0"/>
            <w:strike w:val="0"/>
            <w:spacing w:val="0"/>
            <w:u w:val="none"/>
            <w:lang w:val="en-US" w:eastAsia="zh-CN"/>
          </w:rPr>
          <w:t>.1.3</w:t>
        </w:r>
      </w:ins>
      <w:ins w:id="700" w:author="燕子的WPS" w:date="2024-12-05T09:44:11Z">
        <w:r>
          <w:rPr>
            <w:rFonts w:hint="eastAsia"/>
            <w:i w:val="0"/>
            <w:strike w:val="0"/>
            <w:spacing w:val="0"/>
            <w:u w:val="none"/>
            <w:lang w:val="en-US" w:eastAsia="zh-CN"/>
          </w:rPr>
          <w:t xml:space="preserve"> </w:t>
        </w:r>
      </w:ins>
      <w:del w:id="701" w:author="燕子的WPS" w:date="2024-12-05T09:44:07Z">
        <w:r>
          <w:rPr>
            <w:i w:val="0"/>
            <w:strike w:val="0"/>
            <w:spacing w:val="0"/>
            <w:u w:val="none"/>
          </w:rPr>
          <w:delText xml:space="preserve"> </w:delText>
        </w:r>
      </w:del>
      <w:r>
        <w:rPr>
          <w:i w:val="0"/>
          <w:strike w:val="0"/>
          <w:spacing w:val="0"/>
          <w:u w:val="none"/>
        </w:rPr>
        <w:t>若发生以下情形，任何一方均有权提前终止本协议：</w:t>
      </w:r>
    </w:p>
    <w:p w14:paraId="5FAA57AC">
      <w:pPr>
        <w:numPr>
          <w:ilvl w:val="-1"/>
          <w:numId w:val="0"/>
        </w:numPr>
        <w:snapToGrid/>
        <w:spacing w:line="360" w:lineRule="auto"/>
        <w:ind w:left="0" w:firstLine="0"/>
        <w:rPr>
          <w:del w:id="703" w:author="燕子的WPS" w:date="2024-12-05T09:44:32Z"/>
        </w:rPr>
        <w:pPrChange w:id="702" w:author="燕子的WPS" w:date="2024-12-05T10:39:31Z">
          <w:pPr>
            <w:numPr>
              <w:ilvl w:val="0"/>
              <w:numId w:val="7"/>
            </w:numPr>
            <w:snapToGrid/>
            <w:spacing w:line="240" w:lineRule="auto"/>
          </w:pPr>
        </w:pPrChange>
      </w:pPr>
      <w:del w:id="704" w:author="燕子的WPS" w:date="2024-12-05T09:44:27Z">
        <w:r>
          <w:rPr>
            <w:i w:val="0"/>
            <w:strike w:val="0"/>
            <w:spacing w:val="0"/>
            <w:u w:val="none"/>
          </w:rPr>
          <w:delText xml:space="preserve"> </w:delText>
        </w:r>
      </w:del>
      <w:r>
        <w:rPr>
          <w:i w:val="0"/>
          <w:strike w:val="0"/>
          <w:spacing w:val="0"/>
          <w:u w:val="none"/>
        </w:rPr>
        <w:t>任何一方未根据本协议约定支付其全部或部分出资，且逾期出资累计达三十（30）日</w:t>
      </w:r>
      <w:ins w:id="705" w:author="燕子的WPS" w:date="2024-12-05T09:44:34Z">
        <w:r>
          <w:rPr>
            <w:rFonts w:hint="eastAsia"/>
            <w:i w:val="0"/>
            <w:strike w:val="0"/>
            <w:spacing w:val="0"/>
            <w:u w:val="none"/>
            <w:lang w:eastAsia="zh-CN"/>
          </w:rPr>
          <w:t>；</w:t>
        </w:r>
      </w:ins>
      <w:del w:id="706" w:author="燕子的WPS" w:date="2024-12-05T09:44:33Z">
        <w:r>
          <w:rPr>
            <w:i w:val="0"/>
            <w:strike w:val="0"/>
            <w:spacing w:val="0"/>
            <w:u w:val="none"/>
          </w:rPr>
          <w:delText>；</w:delText>
        </w:r>
      </w:del>
    </w:p>
    <w:p w14:paraId="2EFE2EE0">
      <w:pPr>
        <w:numPr>
          <w:ilvl w:val="-1"/>
          <w:numId w:val="0"/>
        </w:numPr>
        <w:snapToGrid/>
        <w:spacing w:line="360" w:lineRule="auto"/>
        <w:ind w:left="0" w:firstLine="0"/>
        <w:pPrChange w:id="707" w:author="燕子的WPS" w:date="2024-12-05T10:39:31Z">
          <w:pPr>
            <w:numPr>
              <w:ilvl w:val="0"/>
              <w:numId w:val="8"/>
            </w:numPr>
            <w:snapToGrid/>
            <w:spacing w:line="240" w:lineRule="auto"/>
          </w:pPr>
        </w:pPrChange>
      </w:pPr>
      <w:del w:id="708" w:author="燕子的WPS" w:date="2024-12-05T09:44:30Z">
        <w:r>
          <w:rPr>
            <w:i w:val="0"/>
            <w:strike w:val="0"/>
            <w:spacing w:val="0"/>
            <w:u w:val="none"/>
          </w:rPr>
          <w:delText xml:space="preserve"> </w:delText>
        </w:r>
      </w:del>
      <w:r>
        <w:rPr>
          <w:i w:val="0"/>
          <w:strike w:val="0"/>
          <w:spacing w:val="0"/>
          <w:u w:val="none"/>
        </w:rPr>
        <w:t>任何一方对本协议、公司章程或与公司有关文件存在任何实质性违反，且该种违反未能在任何守约方向违反方发出书面通知后三十（30）日内纠正的。</w:t>
      </w:r>
    </w:p>
    <w:p w14:paraId="57214951">
      <w:pPr>
        <w:snapToGrid/>
        <w:spacing w:line="360" w:lineRule="auto"/>
        <w:pPrChange w:id="709" w:author="燕子的WPS" w:date="2024-12-05T10:39:31Z">
          <w:pPr>
            <w:snapToGrid/>
            <w:spacing w:line="240" w:lineRule="auto"/>
          </w:pPr>
        </w:pPrChange>
      </w:pPr>
      <w:r>
        <w:rPr>
          <w:i w:val="0"/>
          <w:strike w:val="0"/>
          <w:spacing w:val="0"/>
          <w:u w:val="none"/>
        </w:rPr>
        <w:t>9.2 清算：</w:t>
      </w:r>
    </w:p>
    <w:p w14:paraId="5B658B0D">
      <w:pPr>
        <w:numPr>
          <w:ilvl w:val="-1"/>
          <w:numId w:val="0"/>
        </w:numPr>
        <w:snapToGrid/>
        <w:spacing w:line="360" w:lineRule="auto"/>
        <w:ind w:left="0" w:firstLine="0"/>
        <w:pPrChange w:id="710" w:author="燕子的WPS" w:date="2024-12-05T10:39:31Z">
          <w:pPr>
            <w:numPr>
              <w:ilvl w:val="0"/>
              <w:numId w:val="9"/>
            </w:numPr>
            <w:snapToGrid/>
            <w:spacing w:line="240" w:lineRule="auto"/>
          </w:pPr>
        </w:pPrChange>
      </w:pPr>
      <w:ins w:id="711" w:author="燕子的WPS" w:date="2024-12-05T09:45:47Z">
        <w:r>
          <w:rPr>
            <w:rFonts w:hint="eastAsia"/>
            <w:i w:val="0"/>
            <w:strike w:val="0"/>
            <w:spacing w:val="0"/>
            <w:u w:val="none"/>
            <w:lang w:val="en-US" w:eastAsia="zh-CN"/>
          </w:rPr>
          <w:t>9</w:t>
        </w:r>
      </w:ins>
      <w:ins w:id="712" w:author="燕子的WPS" w:date="2024-12-05T09:45:48Z">
        <w:r>
          <w:rPr>
            <w:rFonts w:hint="eastAsia"/>
            <w:i w:val="0"/>
            <w:strike w:val="0"/>
            <w:spacing w:val="0"/>
            <w:u w:val="none"/>
            <w:lang w:val="en-US" w:eastAsia="zh-CN"/>
          </w:rPr>
          <w:t>.2.1</w:t>
        </w:r>
      </w:ins>
      <w:ins w:id="713" w:author="燕子的WPS" w:date="2024-12-05T09:45:49Z">
        <w:r>
          <w:rPr>
            <w:rFonts w:hint="eastAsia"/>
            <w:i w:val="0"/>
            <w:strike w:val="0"/>
            <w:spacing w:val="0"/>
            <w:u w:val="none"/>
            <w:lang w:val="en-US" w:eastAsia="zh-CN"/>
          </w:rPr>
          <w:t xml:space="preserve"> </w:t>
        </w:r>
      </w:ins>
      <w:del w:id="714" w:author="燕子的WPS" w:date="2024-12-05T09:45:46Z">
        <w:r>
          <w:rPr>
            <w:i w:val="0"/>
            <w:strike w:val="0"/>
            <w:spacing w:val="0"/>
            <w:u w:val="none"/>
          </w:rPr>
          <w:delText xml:space="preserve"> </w:delText>
        </w:r>
      </w:del>
      <w:r>
        <w:rPr>
          <w:i w:val="0"/>
          <w:strike w:val="0"/>
          <w:spacing w:val="0"/>
          <w:u w:val="none"/>
        </w:rPr>
        <w:t>如果</w:t>
      </w:r>
      <w:del w:id="715" w:author="燕子的WPS" w:date="2024-12-05T09:45:38Z">
        <w:r>
          <w:rPr>
            <w:rFonts w:hint="default"/>
            <w:i w:val="0"/>
            <w:strike w:val="0"/>
            <w:spacing w:val="0"/>
            <w:u w:val="none"/>
            <w:lang w:val="en-US"/>
          </w:rPr>
          <w:delText>合资</w:delText>
        </w:r>
      </w:del>
      <w:ins w:id="716" w:author="燕子的WPS" w:date="2024-12-05T09:45:39Z">
        <w:r>
          <w:rPr>
            <w:rFonts w:hint="eastAsia"/>
            <w:i w:val="0"/>
            <w:strike w:val="0"/>
            <w:spacing w:val="0"/>
            <w:u w:val="none"/>
            <w:lang w:val="en-US" w:eastAsia="zh-CN"/>
          </w:rPr>
          <w:t>目标</w:t>
        </w:r>
      </w:ins>
      <w:r>
        <w:rPr>
          <w:i w:val="0"/>
          <w:strike w:val="0"/>
          <w:spacing w:val="0"/>
          <w:u w:val="none"/>
        </w:rPr>
        <w:t>公司发生终止、解散、清算、强制清算的情形，各股东应成立清算组，清算组成员包括董事、监事、总经理、副总经理、财务负责人等，清算组的费用和开支由</w:t>
      </w:r>
      <w:del w:id="717" w:author="燕子的WPS" w:date="2024-12-05T09:45:42Z">
        <w:r>
          <w:rPr>
            <w:rFonts w:hint="default"/>
            <w:i w:val="0"/>
            <w:strike w:val="0"/>
            <w:spacing w:val="0"/>
            <w:u w:val="none"/>
            <w:lang w:val="en-US"/>
          </w:rPr>
          <w:delText>合资</w:delText>
        </w:r>
      </w:del>
      <w:ins w:id="718" w:author="燕子的WPS" w:date="2024-12-05T09:45:43Z">
        <w:r>
          <w:rPr>
            <w:rFonts w:hint="eastAsia"/>
            <w:i w:val="0"/>
            <w:strike w:val="0"/>
            <w:spacing w:val="0"/>
            <w:u w:val="none"/>
            <w:lang w:val="en-US" w:eastAsia="zh-CN"/>
          </w:rPr>
          <w:t>目标</w:t>
        </w:r>
      </w:ins>
      <w:r>
        <w:rPr>
          <w:i w:val="0"/>
          <w:strike w:val="0"/>
          <w:spacing w:val="0"/>
          <w:u w:val="none"/>
        </w:rPr>
        <w:t>公司支付。</w:t>
      </w:r>
    </w:p>
    <w:p w14:paraId="01DC0A1F">
      <w:pPr>
        <w:numPr>
          <w:ilvl w:val="-1"/>
          <w:numId w:val="0"/>
        </w:numPr>
        <w:snapToGrid/>
        <w:spacing w:line="360" w:lineRule="auto"/>
        <w:ind w:left="0" w:firstLine="0"/>
        <w:pPrChange w:id="719" w:author="燕子的WPS" w:date="2024-12-05T10:39:31Z">
          <w:pPr>
            <w:numPr>
              <w:ilvl w:val="0"/>
              <w:numId w:val="10"/>
            </w:numPr>
            <w:snapToGrid/>
            <w:spacing w:line="240" w:lineRule="auto"/>
          </w:pPr>
        </w:pPrChange>
      </w:pPr>
      <w:ins w:id="720" w:author="燕子的WPS" w:date="2024-12-05T09:45:55Z">
        <w:r>
          <w:rPr>
            <w:rFonts w:hint="eastAsia"/>
            <w:i w:val="0"/>
            <w:strike w:val="0"/>
            <w:spacing w:val="0"/>
            <w:u w:val="none"/>
            <w:lang w:val="en-US" w:eastAsia="zh-CN"/>
          </w:rPr>
          <w:t>9</w:t>
        </w:r>
      </w:ins>
      <w:ins w:id="721" w:author="燕子的WPS" w:date="2024-12-05T09:45:56Z">
        <w:r>
          <w:rPr>
            <w:rFonts w:hint="eastAsia"/>
            <w:i w:val="0"/>
            <w:strike w:val="0"/>
            <w:spacing w:val="0"/>
            <w:u w:val="none"/>
            <w:lang w:val="en-US" w:eastAsia="zh-CN"/>
          </w:rPr>
          <w:t>.2.2</w:t>
        </w:r>
      </w:ins>
      <w:ins w:id="722" w:author="燕子的WPS" w:date="2024-12-05T09:45:57Z">
        <w:r>
          <w:rPr>
            <w:rFonts w:hint="eastAsia"/>
            <w:i w:val="0"/>
            <w:strike w:val="0"/>
            <w:spacing w:val="0"/>
            <w:u w:val="none"/>
            <w:lang w:val="en-US" w:eastAsia="zh-CN"/>
          </w:rPr>
          <w:t xml:space="preserve"> </w:t>
        </w:r>
      </w:ins>
      <w:del w:id="723" w:author="燕子的WPS" w:date="2024-12-05T09:52:16Z">
        <w:r>
          <w:rPr>
            <w:i w:val="0"/>
            <w:strike w:val="0"/>
            <w:spacing w:val="0"/>
            <w:u w:val="none"/>
          </w:rPr>
          <w:delText xml:space="preserve"> 各方同意，</w:delText>
        </w:r>
      </w:del>
      <w:ins w:id="724" w:author="燕子的WPS" w:date="2024-12-05T09:51:55Z">
        <w:r>
          <w:rPr>
            <w:rFonts w:hint="eastAsia"/>
            <w:i w:val="0"/>
            <w:strike w:val="0"/>
            <w:spacing w:val="0"/>
            <w:u w:val="none"/>
            <w:lang w:val="en-US" w:eastAsia="zh-CN"/>
          </w:rPr>
          <w:t>经</w:t>
        </w:r>
      </w:ins>
      <w:ins w:id="725" w:author="燕子的WPS" w:date="2024-12-05T09:51:57Z">
        <w:r>
          <w:rPr>
            <w:rFonts w:hint="eastAsia"/>
            <w:i w:val="0"/>
            <w:strike w:val="0"/>
            <w:spacing w:val="0"/>
            <w:u w:val="none"/>
            <w:lang w:val="en-US" w:eastAsia="zh-CN"/>
          </w:rPr>
          <w:t>所有</w:t>
        </w:r>
      </w:ins>
      <w:ins w:id="726" w:author="燕子的WPS" w:date="2024-12-05T09:51:58Z">
        <w:r>
          <w:rPr>
            <w:rFonts w:hint="eastAsia"/>
            <w:i w:val="0"/>
            <w:strike w:val="0"/>
            <w:spacing w:val="0"/>
            <w:u w:val="none"/>
            <w:lang w:val="en-US" w:eastAsia="zh-CN"/>
          </w:rPr>
          <w:t>股东</w:t>
        </w:r>
      </w:ins>
      <w:ins w:id="727" w:author="燕子的WPS" w:date="2024-12-05T09:51:59Z">
        <w:r>
          <w:rPr>
            <w:rFonts w:hint="eastAsia"/>
            <w:i w:val="0"/>
            <w:strike w:val="0"/>
            <w:spacing w:val="0"/>
            <w:u w:val="none"/>
            <w:lang w:val="en-US" w:eastAsia="zh-CN"/>
          </w:rPr>
          <w:t>同意</w:t>
        </w:r>
      </w:ins>
      <w:ins w:id="728" w:author="燕子的WPS" w:date="2024-12-05T09:52:00Z">
        <w:r>
          <w:rPr>
            <w:rFonts w:hint="eastAsia"/>
            <w:i w:val="0"/>
            <w:strike w:val="0"/>
            <w:spacing w:val="0"/>
            <w:u w:val="none"/>
            <w:lang w:val="en-US" w:eastAsia="zh-CN"/>
          </w:rPr>
          <w:t>，</w:t>
        </w:r>
      </w:ins>
      <w:ins w:id="729" w:author="燕子的WPS" w:date="2024-12-05T09:52:01Z">
        <w:r>
          <w:rPr>
            <w:rFonts w:hint="eastAsia"/>
            <w:i w:val="0"/>
            <w:strike w:val="0"/>
            <w:spacing w:val="0"/>
            <w:u w:val="none"/>
            <w:lang w:val="en-US" w:eastAsia="zh-CN"/>
          </w:rPr>
          <w:t>启动</w:t>
        </w:r>
      </w:ins>
      <w:ins w:id="730" w:author="燕子的WPS" w:date="2024-12-05T09:52:03Z">
        <w:r>
          <w:rPr>
            <w:rFonts w:hint="eastAsia"/>
            <w:i w:val="0"/>
            <w:strike w:val="0"/>
            <w:spacing w:val="0"/>
            <w:u w:val="none"/>
            <w:lang w:val="en-US" w:eastAsia="zh-CN"/>
          </w:rPr>
          <w:t>清算</w:t>
        </w:r>
      </w:ins>
      <w:ins w:id="731" w:author="燕子的WPS" w:date="2024-12-05T09:52:05Z">
        <w:r>
          <w:rPr>
            <w:rFonts w:hint="eastAsia"/>
            <w:i w:val="0"/>
            <w:strike w:val="0"/>
            <w:spacing w:val="0"/>
            <w:u w:val="none"/>
            <w:lang w:val="en-US" w:eastAsia="zh-CN"/>
          </w:rPr>
          <w:t>程序，</w:t>
        </w:r>
      </w:ins>
      <w:r>
        <w:rPr>
          <w:i w:val="0"/>
          <w:strike w:val="0"/>
          <w:spacing w:val="0"/>
          <w:u w:val="none"/>
        </w:rPr>
        <w:t>除本协议另有约定外，如果</w:t>
      </w:r>
      <w:del w:id="732" w:author="燕子的WPS" w:date="2024-12-05T09:46:08Z">
        <w:r>
          <w:rPr>
            <w:rFonts w:hint="default"/>
            <w:i w:val="0"/>
            <w:strike w:val="0"/>
            <w:spacing w:val="0"/>
            <w:u w:val="none"/>
            <w:lang w:val="en-US"/>
          </w:rPr>
          <w:delText>合资</w:delText>
        </w:r>
      </w:del>
      <w:ins w:id="733" w:author="燕子的WPS" w:date="2024-12-05T09:46:10Z">
        <w:r>
          <w:rPr>
            <w:rFonts w:hint="eastAsia"/>
            <w:i w:val="0"/>
            <w:strike w:val="0"/>
            <w:spacing w:val="0"/>
            <w:u w:val="none"/>
            <w:lang w:val="en-US" w:eastAsia="zh-CN"/>
          </w:rPr>
          <w:t>目标</w:t>
        </w:r>
      </w:ins>
      <w:r>
        <w:rPr>
          <w:i w:val="0"/>
          <w:strike w:val="0"/>
          <w:spacing w:val="0"/>
          <w:u w:val="none"/>
        </w:rPr>
        <w:t>公司根据章程或其他触发清算的事由而导致被清算，在对</w:t>
      </w:r>
      <w:del w:id="734" w:author="燕子的WPS" w:date="2024-12-05T09:46:18Z">
        <w:r>
          <w:rPr>
            <w:rFonts w:hint="default"/>
            <w:i w:val="0"/>
            <w:strike w:val="0"/>
            <w:spacing w:val="0"/>
            <w:u w:val="none"/>
            <w:lang w:val="en-US"/>
          </w:rPr>
          <w:delText>合资</w:delText>
        </w:r>
      </w:del>
      <w:ins w:id="735" w:author="燕子的WPS" w:date="2024-12-05T09:46:19Z">
        <w:r>
          <w:rPr>
            <w:rFonts w:hint="eastAsia"/>
            <w:i w:val="0"/>
            <w:strike w:val="0"/>
            <w:spacing w:val="0"/>
            <w:u w:val="none"/>
            <w:lang w:val="en-US" w:eastAsia="zh-CN"/>
          </w:rPr>
          <w:t>目标</w:t>
        </w:r>
      </w:ins>
      <w:r>
        <w:rPr>
          <w:i w:val="0"/>
          <w:strike w:val="0"/>
          <w:spacing w:val="0"/>
          <w:u w:val="none"/>
        </w:rPr>
        <w:t>公司的所有合法债务（包括前述的清算费用）偿还完毕后，</w:t>
      </w:r>
      <w:del w:id="736" w:author="燕子的WPS" w:date="2024-12-05T09:46:29Z">
        <w:r>
          <w:rPr>
            <w:rFonts w:hint="default"/>
            <w:i w:val="0"/>
            <w:strike w:val="0"/>
            <w:spacing w:val="0"/>
            <w:u w:val="none"/>
            <w:lang w:val="en-US"/>
          </w:rPr>
          <w:delText>合资</w:delText>
        </w:r>
      </w:del>
      <w:ins w:id="737" w:author="燕子的WPS" w:date="2024-12-05T09:46:30Z">
        <w:r>
          <w:rPr>
            <w:rFonts w:hint="eastAsia"/>
            <w:i w:val="0"/>
            <w:strike w:val="0"/>
            <w:spacing w:val="0"/>
            <w:u w:val="none"/>
            <w:lang w:val="en-US" w:eastAsia="zh-CN"/>
          </w:rPr>
          <w:t>目标</w:t>
        </w:r>
      </w:ins>
      <w:r>
        <w:rPr>
          <w:i w:val="0"/>
          <w:strike w:val="0"/>
          <w:spacing w:val="0"/>
          <w:u w:val="none"/>
        </w:rPr>
        <w:t>公司的所有剩余资产（如有）由各股东按照持股比例（以实缴比例为准）不分先后地进行分配。</w:t>
      </w:r>
    </w:p>
    <w:p w14:paraId="77E6D18D">
      <w:pPr>
        <w:snapToGrid/>
        <w:spacing w:line="360" w:lineRule="auto"/>
        <w:pPrChange w:id="738" w:author="燕子的WPS" w:date="2024-12-05T10:39:31Z">
          <w:pPr>
            <w:snapToGrid/>
            <w:spacing w:line="240" w:lineRule="auto"/>
          </w:pPr>
        </w:pPrChange>
      </w:pPr>
      <w:r>
        <w:rPr>
          <w:b/>
          <w:i w:val="0"/>
          <w:strike w:val="0"/>
          <w:spacing w:val="0"/>
          <w:u w:val="none"/>
        </w:rPr>
        <w:t>第十条 违约责任</w:t>
      </w:r>
    </w:p>
    <w:p w14:paraId="63891AC6">
      <w:pPr>
        <w:snapToGrid/>
        <w:spacing w:line="360" w:lineRule="auto"/>
        <w:pPrChange w:id="739" w:author="燕子的WPS" w:date="2024-12-05T10:39:31Z">
          <w:pPr>
            <w:snapToGrid/>
            <w:spacing w:line="240" w:lineRule="auto"/>
          </w:pPr>
        </w:pPrChange>
      </w:pPr>
      <w:r>
        <w:rPr>
          <w:i w:val="0"/>
          <w:strike w:val="0"/>
          <w:spacing w:val="0"/>
          <w:u w:val="none"/>
        </w:rPr>
        <w:t>任何一方若违反其在本协议中所做出的保证，或未按本协议的规定履行其约定、承诺或义务，或者其在本协议中所做出的陈述为虚假、不真实或有误导，即视为该方违约。违约方的赔偿责任应相当于其它股东方因其违约行为而遭受的实际损失，但不应超过违约方在订立本协议时应当预见的损失。</w:t>
      </w:r>
    </w:p>
    <w:p w14:paraId="6D1E1E9D">
      <w:pPr>
        <w:snapToGrid/>
        <w:spacing w:line="360" w:lineRule="auto"/>
        <w:pPrChange w:id="740" w:author="燕子的WPS" w:date="2024-12-05T10:39:31Z">
          <w:pPr>
            <w:snapToGrid/>
            <w:spacing w:line="240" w:lineRule="auto"/>
          </w:pPr>
        </w:pPrChange>
      </w:pPr>
      <w:r>
        <w:rPr>
          <w:b/>
          <w:i w:val="0"/>
          <w:strike w:val="0"/>
          <w:spacing w:val="0"/>
          <w:u w:val="none"/>
        </w:rPr>
        <w:t>第十一条 不可抗力</w:t>
      </w:r>
    </w:p>
    <w:p w14:paraId="1883C9F5">
      <w:pPr>
        <w:snapToGrid/>
        <w:spacing w:line="360" w:lineRule="auto"/>
        <w:rPr>
          <w:ins w:id="742" w:author="燕子的WPS" w:date="2024-12-05T10:33:04Z"/>
          <w:i w:val="0"/>
          <w:strike w:val="0"/>
          <w:spacing w:val="0"/>
          <w:u w:val="none"/>
        </w:rPr>
        <w:pPrChange w:id="741" w:author="燕子的WPS" w:date="2024-12-05T10:39:31Z">
          <w:pPr>
            <w:snapToGrid/>
            <w:spacing w:line="240" w:lineRule="auto"/>
          </w:pPr>
        </w:pPrChange>
      </w:pPr>
      <w:r>
        <w:rPr>
          <w:i w:val="0"/>
          <w:strike w:val="0"/>
          <w:spacing w:val="0"/>
          <w:u w:val="none"/>
        </w:rPr>
        <w:t>如发生不可抗力事件，双方应协商决定修改或解除本协议。</w:t>
      </w:r>
    </w:p>
    <w:p w14:paraId="42DB6BA9">
      <w:pPr>
        <w:numPr>
          <w:ilvl w:val="0"/>
          <w:numId w:val="11"/>
          <w:ins w:id="744" w:author="燕子的WPS" w:date="2024-12-05T10:39:31Z"/>
        </w:numPr>
        <w:snapToGrid/>
        <w:spacing w:line="360" w:lineRule="auto"/>
        <w:rPr>
          <w:ins w:id="745" w:author="燕子的WPS" w:date="2024-12-05T10:33:13Z"/>
          <w:rFonts w:hint="eastAsia"/>
          <w:i w:val="0"/>
          <w:strike w:val="0"/>
          <w:spacing w:val="0"/>
          <w:u w:val="none"/>
          <w:lang w:val="en-US" w:eastAsia="zh-CN"/>
        </w:rPr>
        <w:pPrChange w:id="743" w:author="燕子的WPS" w:date="2024-12-05T10:39:31Z">
          <w:pPr>
            <w:snapToGrid/>
            <w:spacing w:line="240" w:lineRule="auto"/>
          </w:pPr>
        </w:pPrChange>
      </w:pPr>
      <w:ins w:id="746" w:author="燕子的WPS" w:date="2024-12-05T10:33:10Z">
        <w:r>
          <w:rPr>
            <w:rFonts w:hint="eastAsia"/>
            <w:i w:val="0"/>
            <w:strike w:val="0"/>
            <w:spacing w:val="0"/>
            <w:u w:val="none"/>
            <w:lang w:val="en-US" w:eastAsia="zh-CN"/>
          </w:rPr>
          <w:t>部分</w:t>
        </w:r>
      </w:ins>
      <w:ins w:id="747" w:author="燕子的WPS" w:date="2024-12-05T10:33:11Z">
        <w:r>
          <w:rPr>
            <w:rFonts w:hint="eastAsia"/>
            <w:i w:val="0"/>
            <w:strike w:val="0"/>
            <w:spacing w:val="0"/>
            <w:u w:val="none"/>
            <w:lang w:val="en-US" w:eastAsia="zh-CN"/>
          </w:rPr>
          <w:t>无效</w:t>
        </w:r>
      </w:ins>
      <w:ins w:id="748" w:author="燕子的WPS" w:date="2024-12-05T10:33:13Z">
        <w:r>
          <w:rPr>
            <w:rFonts w:hint="eastAsia"/>
            <w:i w:val="0"/>
            <w:strike w:val="0"/>
            <w:spacing w:val="0"/>
            <w:u w:val="none"/>
            <w:lang w:val="en-US" w:eastAsia="zh-CN"/>
          </w:rPr>
          <w:t>处理</w:t>
        </w:r>
      </w:ins>
    </w:p>
    <w:p w14:paraId="7CBBABFC">
      <w:pPr>
        <w:numPr>
          <w:ilvl w:val="-1"/>
          <w:numId w:val="0"/>
        </w:numPr>
        <w:snapToGrid/>
        <w:spacing w:line="360" w:lineRule="auto"/>
        <w:rPr>
          <w:ins w:id="750" w:author="燕子的WPS" w:date="2024-12-05T09:54:54Z"/>
          <w:rFonts w:hint="default"/>
          <w:i w:val="0"/>
          <w:strike w:val="0"/>
          <w:spacing w:val="0"/>
          <w:u w:val="none"/>
          <w:lang w:val="en-US" w:eastAsia="zh-CN"/>
        </w:rPr>
        <w:pPrChange w:id="749" w:author="燕子的WPS" w:date="2024-12-05T10:39:31Z">
          <w:pPr>
            <w:snapToGrid/>
            <w:spacing w:line="240" w:lineRule="auto"/>
          </w:pPr>
        </w:pPrChange>
      </w:pPr>
      <w:ins w:id="751" w:author="燕子的WPS" w:date="2024-12-05T10:33:20Z">
        <w:r>
          <w:rPr>
            <w:rFonts w:hint="eastAsia"/>
            <w:i w:val="0"/>
            <w:strike w:val="0"/>
            <w:spacing w:val="0"/>
            <w:u w:val="none"/>
            <w:lang w:val="en-US" w:eastAsia="zh-CN"/>
          </w:rPr>
          <w:t>如</w:t>
        </w:r>
      </w:ins>
      <w:ins w:id="752" w:author="燕子的WPS" w:date="2024-12-05T10:33:21Z">
        <w:r>
          <w:rPr>
            <w:rFonts w:hint="eastAsia"/>
            <w:i w:val="0"/>
            <w:strike w:val="0"/>
            <w:spacing w:val="0"/>
            <w:u w:val="none"/>
            <w:lang w:val="en-US" w:eastAsia="zh-CN"/>
          </w:rPr>
          <w:t>任何</w:t>
        </w:r>
      </w:ins>
      <w:ins w:id="753" w:author="燕子的WPS" w:date="2024-12-05T10:33:24Z">
        <w:r>
          <w:rPr>
            <w:rFonts w:hint="eastAsia"/>
            <w:i w:val="0"/>
            <w:strike w:val="0"/>
            <w:spacing w:val="0"/>
            <w:u w:val="none"/>
            <w:lang w:val="en-US" w:eastAsia="zh-CN"/>
          </w:rPr>
          <w:t>法院</w:t>
        </w:r>
      </w:ins>
      <w:ins w:id="754" w:author="燕子的WPS" w:date="2024-12-05T10:33:25Z">
        <w:r>
          <w:rPr>
            <w:rFonts w:hint="eastAsia"/>
            <w:i w:val="0"/>
            <w:strike w:val="0"/>
            <w:spacing w:val="0"/>
            <w:u w:val="none"/>
            <w:lang w:val="en-US" w:eastAsia="zh-CN"/>
          </w:rPr>
          <w:t>或</w:t>
        </w:r>
      </w:ins>
      <w:ins w:id="755" w:author="燕子的WPS" w:date="2024-12-05T10:33:26Z">
        <w:r>
          <w:rPr>
            <w:rFonts w:hint="eastAsia"/>
            <w:i w:val="0"/>
            <w:strike w:val="0"/>
            <w:spacing w:val="0"/>
            <w:u w:val="none"/>
            <w:lang w:val="en-US" w:eastAsia="zh-CN"/>
          </w:rPr>
          <w:t>有权</w:t>
        </w:r>
      </w:ins>
      <w:ins w:id="756" w:author="燕子的WPS" w:date="2024-12-05T10:33:28Z">
        <w:r>
          <w:rPr>
            <w:rFonts w:hint="eastAsia"/>
            <w:i w:val="0"/>
            <w:strike w:val="0"/>
            <w:spacing w:val="0"/>
            <w:u w:val="none"/>
            <w:lang w:val="en-US" w:eastAsia="zh-CN"/>
          </w:rPr>
          <w:t>机关</w:t>
        </w:r>
      </w:ins>
      <w:ins w:id="757" w:author="燕子的WPS" w:date="2024-12-05T10:33:31Z">
        <w:r>
          <w:rPr>
            <w:rFonts w:hint="eastAsia"/>
            <w:i w:val="0"/>
            <w:strike w:val="0"/>
            <w:spacing w:val="0"/>
            <w:u w:val="none"/>
            <w:lang w:val="en-US" w:eastAsia="zh-CN"/>
          </w:rPr>
          <w:t>认为</w:t>
        </w:r>
      </w:ins>
      <w:ins w:id="758" w:author="燕子的WPS" w:date="2024-12-05T10:33:37Z">
        <w:r>
          <w:rPr>
            <w:rFonts w:hint="eastAsia"/>
            <w:i w:val="0"/>
            <w:strike w:val="0"/>
            <w:spacing w:val="0"/>
            <w:u w:val="none"/>
            <w:lang w:val="en-US" w:eastAsia="zh-CN"/>
          </w:rPr>
          <w:t>本协议</w:t>
        </w:r>
      </w:ins>
      <w:ins w:id="759" w:author="燕子的WPS" w:date="2024-12-05T10:33:38Z">
        <w:r>
          <w:rPr>
            <w:rFonts w:hint="eastAsia"/>
            <w:i w:val="0"/>
            <w:strike w:val="0"/>
            <w:spacing w:val="0"/>
            <w:u w:val="none"/>
            <w:lang w:val="en-US" w:eastAsia="zh-CN"/>
          </w:rPr>
          <w:t>的</w:t>
        </w:r>
      </w:ins>
      <w:ins w:id="760" w:author="燕子的WPS" w:date="2024-12-05T10:33:40Z">
        <w:r>
          <w:rPr>
            <w:rFonts w:hint="eastAsia"/>
            <w:i w:val="0"/>
            <w:strike w:val="0"/>
            <w:spacing w:val="0"/>
            <w:u w:val="none"/>
            <w:lang w:val="en-US" w:eastAsia="zh-CN"/>
          </w:rPr>
          <w:t>任何部分</w:t>
        </w:r>
      </w:ins>
      <w:ins w:id="761" w:author="燕子的WPS" w:date="2024-12-05T10:33:42Z">
        <w:r>
          <w:rPr>
            <w:rFonts w:hint="eastAsia"/>
            <w:i w:val="0"/>
            <w:strike w:val="0"/>
            <w:spacing w:val="0"/>
            <w:u w:val="none"/>
            <w:lang w:val="en-US" w:eastAsia="zh-CN"/>
          </w:rPr>
          <w:t>无效</w:t>
        </w:r>
      </w:ins>
      <w:ins w:id="762" w:author="燕子的WPS" w:date="2024-12-05T10:33:44Z">
        <w:r>
          <w:rPr>
            <w:rFonts w:hint="eastAsia"/>
            <w:i w:val="0"/>
            <w:strike w:val="0"/>
            <w:spacing w:val="0"/>
            <w:u w:val="none"/>
            <w:lang w:val="en-US" w:eastAsia="zh-CN"/>
          </w:rPr>
          <w:t>、</w:t>
        </w:r>
      </w:ins>
      <w:ins w:id="763" w:author="燕子的WPS" w:date="2024-12-05T10:33:45Z">
        <w:r>
          <w:rPr>
            <w:rFonts w:hint="eastAsia"/>
            <w:i w:val="0"/>
            <w:strike w:val="0"/>
            <w:spacing w:val="0"/>
            <w:u w:val="none"/>
            <w:lang w:val="en-US" w:eastAsia="zh-CN"/>
          </w:rPr>
          <w:t>不合法</w:t>
        </w:r>
      </w:ins>
      <w:ins w:id="764" w:author="燕子的WPS" w:date="2024-12-05T10:33:48Z">
        <w:r>
          <w:rPr>
            <w:rFonts w:hint="eastAsia"/>
            <w:i w:val="0"/>
            <w:strike w:val="0"/>
            <w:spacing w:val="0"/>
            <w:u w:val="none"/>
            <w:lang w:val="en-US" w:eastAsia="zh-CN"/>
          </w:rPr>
          <w:t>或</w:t>
        </w:r>
      </w:ins>
      <w:ins w:id="765" w:author="燕子的WPS" w:date="2024-12-05T10:33:49Z">
        <w:r>
          <w:rPr>
            <w:rFonts w:hint="eastAsia"/>
            <w:i w:val="0"/>
            <w:strike w:val="0"/>
            <w:spacing w:val="0"/>
            <w:u w:val="none"/>
            <w:lang w:val="en-US" w:eastAsia="zh-CN"/>
          </w:rPr>
          <w:t>不可</w:t>
        </w:r>
      </w:ins>
      <w:ins w:id="766" w:author="燕子的WPS" w:date="2024-12-05T10:33:50Z">
        <w:r>
          <w:rPr>
            <w:rFonts w:hint="eastAsia"/>
            <w:i w:val="0"/>
            <w:strike w:val="0"/>
            <w:spacing w:val="0"/>
            <w:u w:val="none"/>
            <w:lang w:val="en-US" w:eastAsia="zh-CN"/>
          </w:rPr>
          <w:t>执行</w:t>
        </w:r>
      </w:ins>
      <w:ins w:id="767" w:author="燕子的WPS" w:date="2024-12-05T10:33:51Z">
        <w:r>
          <w:rPr>
            <w:rFonts w:hint="eastAsia"/>
            <w:i w:val="0"/>
            <w:strike w:val="0"/>
            <w:spacing w:val="0"/>
            <w:u w:val="none"/>
            <w:lang w:val="en-US" w:eastAsia="zh-CN"/>
          </w:rPr>
          <w:t>，</w:t>
        </w:r>
      </w:ins>
      <w:ins w:id="768" w:author="燕子的WPS" w:date="2024-12-05T10:33:57Z">
        <w:r>
          <w:rPr>
            <w:rFonts w:hint="eastAsia"/>
            <w:i w:val="0"/>
            <w:strike w:val="0"/>
            <w:spacing w:val="0"/>
            <w:u w:val="none"/>
            <w:lang w:val="en-US" w:eastAsia="zh-CN"/>
          </w:rPr>
          <w:t>则</w:t>
        </w:r>
      </w:ins>
      <w:ins w:id="769" w:author="燕子的WPS" w:date="2024-12-05T10:33:59Z">
        <w:r>
          <w:rPr>
            <w:rFonts w:hint="eastAsia"/>
            <w:i w:val="0"/>
            <w:strike w:val="0"/>
            <w:spacing w:val="0"/>
            <w:u w:val="none"/>
            <w:lang w:val="en-US" w:eastAsia="zh-CN"/>
          </w:rPr>
          <w:t>该部分</w:t>
        </w:r>
      </w:ins>
      <w:ins w:id="770" w:author="燕子的WPS" w:date="2024-12-05T10:34:01Z">
        <w:r>
          <w:rPr>
            <w:rFonts w:hint="eastAsia"/>
            <w:i w:val="0"/>
            <w:strike w:val="0"/>
            <w:spacing w:val="0"/>
            <w:u w:val="none"/>
            <w:lang w:val="en-US" w:eastAsia="zh-CN"/>
          </w:rPr>
          <w:t>不应</w:t>
        </w:r>
      </w:ins>
      <w:ins w:id="771" w:author="燕子的WPS" w:date="2024-12-05T10:34:05Z">
        <w:r>
          <w:rPr>
            <w:rFonts w:hint="eastAsia"/>
            <w:i w:val="0"/>
            <w:strike w:val="0"/>
            <w:spacing w:val="0"/>
            <w:u w:val="none"/>
            <w:lang w:val="en-US" w:eastAsia="zh-CN"/>
          </w:rPr>
          <w:t>被</w:t>
        </w:r>
      </w:ins>
      <w:ins w:id="772" w:author="燕子的WPS" w:date="2024-12-05T10:34:07Z">
        <w:r>
          <w:rPr>
            <w:rFonts w:hint="eastAsia"/>
            <w:i w:val="0"/>
            <w:strike w:val="0"/>
            <w:spacing w:val="0"/>
            <w:u w:val="none"/>
            <w:lang w:val="en-US" w:eastAsia="zh-CN"/>
          </w:rPr>
          <w:t>认为</w:t>
        </w:r>
      </w:ins>
      <w:ins w:id="773" w:author="燕子的WPS" w:date="2024-12-05T10:34:09Z">
        <w:r>
          <w:rPr>
            <w:rFonts w:hint="eastAsia"/>
            <w:i w:val="0"/>
            <w:strike w:val="0"/>
            <w:spacing w:val="0"/>
            <w:u w:val="none"/>
            <w:lang w:val="en-US" w:eastAsia="zh-CN"/>
          </w:rPr>
          <w:t>构成</w:t>
        </w:r>
      </w:ins>
      <w:ins w:id="774" w:author="燕子的WPS" w:date="2024-12-05T10:34:11Z">
        <w:r>
          <w:rPr>
            <w:rFonts w:hint="eastAsia"/>
            <w:i w:val="0"/>
            <w:strike w:val="0"/>
            <w:spacing w:val="0"/>
            <w:u w:val="none"/>
            <w:lang w:val="en-US" w:eastAsia="zh-CN"/>
          </w:rPr>
          <w:t>本协议的</w:t>
        </w:r>
      </w:ins>
      <w:ins w:id="775" w:author="燕子的WPS" w:date="2024-12-05T10:34:13Z">
        <w:r>
          <w:rPr>
            <w:rFonts w:hint="eastAsia"/>
            <w:i w:val="0"/>
            <w:strike w:val="0"/>
            <w:spacing w:val="0"/>
            <w:u w:val="none"/>
            <w:lang w:val="en-US" w:eastAsia="zh-CN"/>
          </w:rPr>
          <w:t>一部分</w:t>
        </w:r>
      </w:ins>
      <w:ins w:id="776" w:author="燕子的WPS" w:date="2024-12-05T10:34:14Z">
        <w:r>
          <w:rPr>
            <w:rFonts w:hint="eastAsia"/>
            <w:i w:val="0"/>
            <w:strike w:val="0"/>
            <w:spacing w:val="0"/>
            <w:u w:val="none"/>
            <w:lang w:val="en-US" w:eastAsia="zh-CN"/>
          </w:rPr>
          <w:t>，</w:t>
        </w:r>
      </w:ins>
      <w:ins w:id="777" w:author="燕子的WPS" w:date="2024-12-05T10:34:16Z">
        <w:r>
          <w:rPr>
            <w:rFonts w:hint="eastAsia"/>
            <w:i w:val="0"/>
            <w:strike w:val="0"/>
            <w:spacing w:val="0"/>
            <w:u w:val="none"/>
            <w:lang w:val="en-US" w:eastAsia="zh-CN"/>
          </w:rPr>
          <w:t>但</w:t>
        </w:r>
      </w:ins>
      <w:ins w:id="778" w:author="燕子的WPS" w:date="2024-12-05T10:34:18Z">
        <w:r>
          <w:rPr>
            <w:rFonts w:hint="eastAsia"/>
            <w:i w:val="0"/>
            <w:strike w:val="0"/>
            <w:spacing w:val="0"/>
            <w:u w:val="none"/>
            <w:lang w:val="en-US" w:eastAsia="zh-CN"/>
          </w:rPr>
          <w:t>不影响</w:t>
        </w:r>
      </w:ins>
      <w:ins w:id="779" w:author="燕子的WPS" w:date="2024-12-05T10:34:19Z">
        <w:r>
          <w:rPr>
            <w:rFonts w:hint="eastAsia"/>
            <w:i w:val="0"/>
            <w:strike w:val="0"/>
            <w:spacing w:val="0"/>
            <w:u w:val="none"/>
            <w:lang w:val="en-US" w:eastAsia="zh-CN"/>
          </w:rPr>
          <w:t>本协议</w:t>
        </w:r>
      </w:ins>
      <w:ins w:id="780" w:author="燕子的WPS" w:date="2024-12-05T10:34:20Z">
        <w:r>
          <w:rPr>
            <w:rFonts w:hint="eastAsia"/>
            <w:i w:val="0"/>
            <w:strike w:val="0"/>
            <w:spacing w:val="0"/>
            <w:u w:val="none"/>
            <w:lang w:val="en-US" w:eastAsia="zh-CN"/>
          </w:rPr>
          <w:t>其余</w:t>
        </w:r>
      </w:ins>
      <w:ins w:id="781" w:author="燕子的WPS" w:date="2024-12-05T10:34:22Z">
        <w:r>
          <w:rPr>
            <w:rFonts w:hint="eastAsia"/>
            <w:i w:val="0"/>
            <w:strike w:val="0"/>
            <w:spacing w:val="0"/>
            <w:u w:val="none"/>
            <w:lang w:val="en-US" w:eastAsia="zh-CN"/>
          </w:rPr>
          <w:t>部分的</w:t>
        </w:r>
      </w:ins>
      <w:ins w:id="782" w:author="燕子的WPS" w:date="2024-12-05T10:34:25Z">
        <w:r>
          <w:rPr>
            <w:rFonts w:hint="eastAsia"/>
            <w:i w:val="0"/>
            <w:strike w:val="0"/>
            <w:spacing w:val="0"/>
            <w:u w:val="none"/>
            <w:lang w:val="en-US" w:eastAsia="zh-CN"/>
          </w:rPr>
          <w:t>合法</w:t>
        </w:r>
      </w:ins>
      <w:ins w:id="783" w:author="燕子的WPS" w:date="2024-12-05T10:34:29Z">
        <w:r>
          <w:rPr>
            <w:rFonts w:hint="eastAsia"/>
            <w:i w:val="0"/>
            <w:strike w:val="0"/>
            <w:spacing w:val="0"/>
            <w:u w:val="none"/>
            <w:lang w:val="en-US" w:eastAsia="zh-CN"/>
          </w:rPr>
          <w:t>有效性</w:t>
        </w:r>
      </w:ins>
      <w:ins w:id="784" w:author="燕子的WPS" w:date="2024-12-05T10:34:30Z">
        <w:r>
          <w:rPr>
            <w:rFonts w:hint="eastAsia"/>
            <w:i w:val="0"/>
            <w:strike w:val="0"/>
            <w:spacing w:val="0"/>
            <w:u w:val="none"/>
            <w:lang w:val="en-US" w:eastAsia="zh-CN"/>
          </w:rPr>
          <w:t>及</w:t>
        </w:r>
      </w:ins>
      <w:ins w:id="785" w:author="燕子的WPS" w:date="2024-12-05T10:34:31Z">
        <w:r>
          <w:rPr>
            <w:rFonts w:hint="eastAsia"/>
            <w:i w:val="0"/>
            <w:strike w:val="0"/>
            <w:spacing w:val="0"/>
            <w:u w:val="none"/>
            <w:lang w:val="en-US" w:eastAsia="zh-CN"/>
          </w:rPr>
          <w:t>可</w:t>
        </w:r>
      </w:ins>
      <w:ins w:id="786" w:author="燕子的WPS" w:date="2024-12-05T10:34:33Z">
        <w:r>
          <w:rPr>
            <w:rFonts w:hint="eastAsia"/>
            <w:i w:val="0"/>
            <w:strike w:val="0"/>
            <w:spacing w:val="0"/>
            <w:u w:val="none"/>
            <w:lang w:val="en-US" w:eastAsia="zh-CN"/>
          </w:rPr>
          <w:t>执行性</w:t>
        </w:r>
      </w:ins>
      <w:ins w:id="787" w:author="燕子的WPS" w:date="2024-12-05T10:34:34Z">
        <w:r>
          <w:rPr>
            <w:rFonts w:hint="eastAsia"/>
            <w:i w:val="0"/>
            <w:strike w:val="0"/>
            <w:spacing w:val="0"/>
            <w:u w:val="none"/>
            <w:lang w:val="en-US" w:eastAsia="zh-CN"/>
          </w:rPr>
          <w:t>。</w:t>
        </w:r>
      </w:ins>
    </w:p>
    <w:p w14:paraId="127DAD80">
      <w:pPr>
        <w:snapToGrid/>
        <w:spacing w:line="360" w:lineRule="auto"/>
        <w:rPr>
          <w:del w:id="789" w:author="燕子的WPS" w:date="2024-12-05T10:16:21Z"/>
          <w:rFonts w:hint="default" w:eastAsia="微软雅黑"/>
          <w:i w:val="0"/>
          <w:strike w:val="0"/>
          <w:spacing w:val="0"/>
          <w:u w:val="none"/>
          <w:lang w:val="en-US" w:eastAsia="zh-CN"/>
        </w:rPr>
        <w:pPrChange w:id="788" w:author="燕子的WPS" w:date="2024-12-05T10:39:31Z">
          <w:pPr>
            <w:snapToGrid/>
            <w:spacing w:line="240" w:lineRule="auto"/>
          </w:pPr>
        </w:pPrChange>
      </w:pPr>
    </w:p>
    <w:p w14:paraId="568DB73C">
      <w:pPr>
        <w:snapToGrid/>
        <w:spacing w:line="360" w:lineRule="auto"/>
        <w:pPrChange w:id="790" w:author="燕子的WPS" w:date="2024-12-05T10:39:31Z">
          <w:pPr>
            <w:snapToGrid/>
            <w:spacing w:line="240" w:lineRule="auto"/>
          </w:pPr>
        </w:pPrChange>
      </w:pPr>
      <w:r>
        <w:rPr>
          <w:b/>
          <w:i w:val="0"/>
          <w:strike w:val="0"/>
          <w:spacing w:val="0"/>
          <w:u w:val="none"/>
        </w:rPr>
        <w:t>第十</w:t>
      </w:r>
      <w:del w:id="791" w:author="燕子的WPS" w:date="2024-12-05T10:34:53Z">
        <w:r>
          <w:rPr>
            <w:rFonts w:hint="default"/>
            <w:b/>
            <w:i w:val="0"/>
            <w:strike w:val="0"/>
            <w:spacing w:val="0"/>
            <w:u w:val="none"/>
            <w:lang w:val="en-US"/>
          </w:rPr>
          <w:delText>二</w:delText>
        </w:r>
      </w:del>
      <w:ins w:id="792" w:author="燕子的WPS" w:date="2024-12-05T10:34:53Z">
        <w:r>
          <w:rPr>
            <w:rFonts w:hint="eastAsia"/>
            <w:b/>
            <w:i w:val="0"/>
            <w:strike w:val="0"/>
            <w:spacing w:val="0"/>
            <w:u w:val="none"/>
            <w:lang w:val="en-US" w:eastAsia="zh-CN"/>
          </w:rPr>
          <w:t>三</w:t>
        </w:r>
      </w:ins>
      <w:r>
        <w:rPr>
          <w:b/>
          <w:i w:val="0"/>
          <w:strike w:val="0"/>
          <w:spacing w:val="0"/>
          <w:u w:val="none"/>
        </w:rPr>
        <w:t>条 法律适用和争议解决</w:t>
      </w:r>
    </w:p>
    <w:p w14:paraId="5BA80BC9">
      <w:pPr>
        <w:snapToGrid/>
        <w:spacing w:line="360" w:lineRule="auto"/>
        <w:pPrChange w:id="793" w:author="燕子的WPS" w:date="2024-12-05T10:39:31Z">
          <w:pPr>
            <w:snapToGrid/>
            <w:spacing w:line="240" w:lineRule="auto"/>
          </w:pPr>
        </w:pPrChange>
      </w:pPr>
      <w:r>
        <w:rPr>
          <w:i w:val="0"/>
          <w:strike w:val="0"/>
          <w:spacing w:val="0"/>
          <w:u w:val="none"/>
        </w:rPr>
        <w:t>12.1 法律适用：本协议的订立、效力、解释、履行和因本协议的履行而产生的争议解决均受中国法律的管辖。</w:t>
      </w:r>
    </w:p>
    <w:p w14:paraId="75B3D20C">
      <w:pPr>
        <w:snapToGrid/>
        <w:spacing w:line="360" w:lineRule="auto"/>
        <w:pPrChange w:id="794" w:author="燕子的WPS" w:date="2024-12-05T10:39:31Z">
          <w:pPr>
            <w:snapToGrid/>
            <w:spacing w:line="240" w:lineRule="auto"/>
          </w:pPr>
        </w:pPrChange>
      </w:pPr>
      <w:r>
        <w:rPr>
          <w:i w:val="0"/>
          <w:strike w:val="0"/>
          <w:spacing w:val="0"/>
          <w:u w:val="none"/>
        </w:rPr>
        <w:t>12.2 争议解决：任何因本协议引起的或与其有关的或因其效力引起的争议应由各方通过友好协商解决。如协商不成，各方均可向</w:t>
      </w:r>
      <w:del w:id="795" w:author="燕子的WPS" w:date="2024-12-05T10:35:14Z">
        <w:r>
          <w:rPr>
            <w:rFonts w:hint="default"/>
            <w:i w:val="0"/>
            <w:strike w:val="0"/>
            <w:spacing w:val="0"/>
            <w:u w:val="none"/>
            <w:lang w:val="en-US"/>
          </w:rPr>
          <w:delText>合资</w:delText>
        </w:r>
      </w:del>
      <w:ins w:id="796" w:author="燕子的WPS" w:date="2024-12-05T10:35:15Z">
        <w:r>
          <w:rPr>
            <w:rFonts w:hint="eastAsia"/>
            <w:i w:val="0"/>
            <w:strike w:val="0"/>
            <w:spacing w:val="0"/>
            <w:u w:val="none"/>
            <w:lang w:val="en-US" w:eastAsia="zh-CN"/>
          </w:rPr>
          <w:t>目标</w:t>
        </w:r>
      </w:ins>
      <w:r>
        <w:rPr>
          <w:i w:val="0"/>
          <w:strike w:val="0"/>
          <w:spacing w:val="0"/>
          <w:u w:val="none"/>
        </w:rPr>
        <w:t>公司所在地法院起诉解决。</w:t>
      </w:r>
    </w:p>
    <w:p w14:paraId="2C787B15">
      <w:pPr>
        <w:snapToGrid/>
        <w:spacing w:line="360" w:lineRule="auto"/>
        <w:pPrChange w:id="797" w:author="燕子的WPS" w:date="2024-12-05T10:39:31Z">
          <w:pPr>
            <w:snapToGrid/>
            <w:spacing w:line="240" w:lineRule="auto"/>
          </w:pPr>
        </w:pPrChange>
      </w:pPr>
      <w:r>
        <w:rPr>
          <w:b/>
          <w:i w:val="0"/>
          <w:strike w:val="0"/>
          <w:spacing w:val="0"/>
          <w:u w:val="none"/>
        </w:rPr>
        <w:t>第十</w:t>
      </w:r>
      <w:del w:id="798" w:author="燕子的WPS" w:date="2024-12-05T10:35:30Z">
        <w:r>
          <w:rPr>
            <w:rFonts w:hint="default"/>
            <w:b/>
            <w:i w:val="0"/>
            <w:strike w:val="0"/>
            <w:spacing w:val="0"/>
            <w:u w:val="none"/>
            <w:lang w:val="en-US"/>
          </w:rPr>
          <w:delText>三</w:delText>
        </w:r>
      </w:del>
      <w:ins w:id="799" w:author="燕子的WPS" w:date="2024-12-05T10:35:31Z">
        <w:r>
          <w:rPr>
            <w:rFonts w:hint="eastAsia"/>
            <w:b/>
            <w:i w:val="0"/>
            <w:strike w:val="0"/>
            <w:spacing w:val="0"/>
            <w:u w:val="none"/>
            <w:lang w:val="en-US" w:eastAsia="zh-CN"/>
          </w:rPr>
          <w:t>四</w:t>
        </w:r>
      </w:ins>
      <w:r>
        <w:rPr>
          <w:b/>
          <w:i w:val="0"/>
          <w:strike w:val="0"/>
          <w:spacing w:val="0"/>
          <w:u w:val="none"/>
        </w:rPr>
        <w:t>条 其他</w:t>
      </w:r>
    </w:p>
    <w:p w14:paraId="5C35C857">
      <w:pPr>
        <w:snapToGrid/>
        <w:spacing w:line="360" w:lineRule="auto"/>
        <w:rPr>
          <w:ins w:id="801" w:author="燕子的WPS" w:date="2024-12-05T10:36:50Z"/>
          <w:i w:val="0"/>
          <w:strike w:val="0"/>
          <w:spacing w:val="0"/>
          <w:u w:val="none"/>
        </w:rPr>
        <w:pPrChange w:id="800" w:author="燕子的WPS" w:date="2024-12-05T10:39:31Z">
          <w:pPr>
            <w:snapToGrid/>
            <w:spacing w:line="240" w:lineRule="auto"/>
          </w:pPr>
        </w:pPrChange>
      </w:pPr>
      <w:ins w:id="802" w:author="燕子的WPS" w:date="2024-12-05T10:36:46Z">
        <w:r>
          <w:rPr>
            <w:rFonts w:hint="eastAsia"/>
            <w:i w:val="0"/>
            <w:strike w:val="0"/>
            <w:spacing w:val="0"/>
            <w:u w:val="none"/>
            <w:lang w:val="en-US" w:eastAsia="zh-CN"/>
          </w:rPr>
          <w:t>14.</w:t>
        </w:r>
      </w:ins>
      <w:ins w:id="803" w:author="燕子的WPS" w:date="2024-12-05T10:36:47Z">
        <w:r>
          <w:rPr>
            <w:rFonts w:hint="eastAsia"/>
            <w:i w:val="0"/>
            <w:strike w:val="0"/>
            <w:spacing w:val="0"/>
            <w:u w:val="none"/>
            <w:lang w:val="en-US" w:eastAsia="zh-CN"/>
          </w:rPr>
          <w:t>1</w:t>
        </w:r>
      </w:ins>
      <w:ins w:id="804" w:author="燕子的WPS" w:date="2024-12-05T10:36:48Z">
        <w:r>
          <w:rPr>
            <w:rFonts w:hint="eastAsia"/>
            <w:i w:val="0"/>
            <w:strike w:val="0"/>
            <w:spacing w:val="0"/>
            <w:u w:val="none"/>
            <w:lang w:val="en-US" w:eastAsia="zh-CN"/>
          </w:rPr>
          <w:t xml:space="preserve"> </w:t>
        </w:r>
      </w:ins>
      <w:r>
        <w:rPr>
          <w:i w:val="0"/>
          <w:strike w:val="0"/>
          <w:spacing w:val="0"/>
          <w:u w:val="none"/>
        </w:rPr>
        <w:t>本协议之附件构成本协议不可分割的一部分。本协议应构成各方就本协议项下标的达成的完整合意，并取代各方先前就该标的达成的所有口头和书面的合同、协议、谅解和谈判。</w:t>
      </w:r>
    </w:p>
    <w:p w14:paraId="6698846F">
      <w:pPr>
        <w:snapToGrid/>
        <w:spacing w:line="360" w:lineRule="auto"/>
        <w:rPr>
          <w:ins w:id="806" w:author="燕子的WPS" w:date="2024-12-05T10:37:50Z"/>
          <w:rFonts w:hint="eastAsia"/>
          <w:i w:val="0"/>
          <w:strike w:val="0"/>
          <w:spacing w:val="0"/>
          <w:u w:val="none"/>
          <w:lang w:val="en-US" w:eastAsia="zh-CN"/>
        </w:rPr>
        <w:pPrChange w:id="805" w:author="燕子的WPS" w:date="2024-12-05T10:39:31Z">
          <w:pPr>
            <w:snapToGrid/>
            <w:spacing w:line="240" w:lineRule="auto"/>
          </w:pPr>
        </w:pPrChange>
      </w:pPr>
      <w:ins w:id="807" w:author="燕子的WPS" w:date="2024-12-05T10:36:50Z">
        <w:r>
          <w:rPr>
            <w:rFonts w:hint="eastAsia"/>
            <w:i w:val="0"/>
            <w:strike w:val="0"/>
            <w:spacing w:val="0"/>
            <w:u w:val="none"/>
            <w:lang w:val="en-US" w:eastAsia="zh-CN"/>
          </w:rPr>
          <w:t>14</w:t>
        </w:r>
      </w:ins>
      <w:ins w:id="808" w:author="燕子的WPS" w:date="2024-12-05T10:36:51Z">
        <w:r>
          <w:rPr>
            <w:rFonts w:hint="eastAsia"/>
            <w:i w:val="0"/>
            <w:strike w:val="0"/>
            <w:spacing w:val="0"/>
            <w:u w:val="none"/>
            <w:lang w:val="en-US" w:eastAsia="zh-CN"/>
          </w:rPr>
          <w:t xml:space="preserve">.2 </w:t>
        </w:r>
      </w:ins>
      <w:ins w:id="809" w:author="燕子的WPS" w:date="2024-12-05T10:36:57Z">
        <w:r>
          <w:rPr>
            <w:rFonts w:hint="eastAsia"/>
            <w:i w:val="0"/>
            <w:strike w:val="0"/>
            <w:spacing w:val="0"/>
            <w:u w:val="none"/>
            <w:lang w:val="en-US" w:eastAsia="zh-CN"/>
          </w:rPr>
          <w:t>本协议</w:t>
        </w:r>
      </w:ins>
      <w:ins w:id="810" w:author="燕子的WPS" w:date="2024-12-05T10:36:59Z">
        <w:r>
          <w:rPr>
            <w:rFonts w:hint="eastAsia"/>
            <w:i w:val="0"/>
            <w:strike w:val="0"/>
            <w:spacing w:val="0"/>
            <w:u w:val="none"/>
            <w:lang w:val="en-US" w:eastAsia="zh-CN"/>
          </w:rPr>
          <w:t>一式</w:t>
        </w:r>
      </w:ins>
      <w:ins w:id="811" w:author="燕子的WPS" w:date="2024-12-05T10:37:11Z">
        <w:r>
          <w:rPr>
            <w:rFonts w:hint="eastAsia"/>
            <w:i w:val="0"/>
            <w:strike w:val="0"/>
            <w:spacing w:val="0"/>
            <w:u w:val="none"/>
            <w:lang w:val="en-US" w:eastAsia="zh-CN"/>
          </w:rPr>
          <w:t>贰份</w:t>
        </w:r>
      </w:ins>
      <w:ins w:id="812" w:author="燕子的WPS" w:date="2024-12-05T10:37:13Z">
        <w:r>
          <w:rPr>
            <w:rFonts w:hint="eastAsia"/>
            <w:i w:val="0"/>
            <w:strike w:val="0"/>
            <w:spacing w:val="0"/>
            <w:u w:val="none"/>
            <w:lang w:val="en-US" w:eastAsia="zh-CN"/>
          </w:rPr>
          <w:t>，</w:t>
        </w:r>
      </w:ins>
      <w:ins w:id="813" w:author="燕子的WPS" w:date="2024-12-05T10:37:15Z">
        <w:r>
          <w:rPr>
            <w:rFonts w:hint="eastAsia"/>
            <w:i w:val="0"/>
            <w:strike w:val="0"/>
            <w:spacing w:val="0"/>
            <w:u w:val="none"/>
            <w:lang w:val="en-US" w:eastAsia="zh-CN"/>
          </w:rPr>
          <w:t>协议</w:t>
        </w:r>
      </w:ins>
      <w:ins w:id="814" w:author="燕子的WPS" w:date="2024-12-05T10:37:16Z">
        <w:r>
          <w:rPr>
            <w:rFonts w:hint="eastAsia"/>
            <w:i w:val="0"/>
            <w:strike w:val="0"/>
            <w:spacing w:val="0"/>
            <w:u w:val="none"/>
            <w:lang w:val="en-US" w:eastAsia="zh-CN"/>
          </w:rPr>
          <w:t>双方</w:t>
        </w:r>
      </w:ins>
      <w:ins w:id="815" w:author="燕子的WPS" w:date="2024-12-05T10:37:18Z">
        <w:r>
          <w:rPr>
            <w:rFonts w:hint="eastAsia"/>
            <w:i w:val="0"/>
            <w:strike w:val="0"/>
            <w:spacing w:val="0"/>
            <w:u w:val="none"/>
            <w:lang w:val="en-US" w:eastAsia="zh-CN"/>
          </w:rPr>
          <w:t>各执</w:t>
        </w:r>
      </w:ins>
      <w:ins w:id="816" w:author="燕子的WPS" w:date="2024-12-05T10:37:25Z">
        <w:r>
          <w:rPr>
            <w:rFonts w:hint="eastAsia"/>
            <w:i w:val="0"/>
            <w:strike w:val="0"/>
            <w:spacing w:val="0"/>
            <w:u w:val="none"/>
            <w:lang w:val="en-US" w:eastAsia="zh-CN"/>
          </w:rPr>
          <w:t>壹</w:t>
        </w:r>
      </w:ins>
      <w:ins w:id="817" w:author="燕子的WPS" w:date="2024-12-05T10:37:26Z">
        <w:r>
          <w:rPr>
            <w:rFonts w:hint="eastAsia"/>
            <w:i w:val="0"/>
            <w:strike w:val="0"/>
            <w:spacing w:val="0"/>
            <w:u w:val="none"/>
            <w:lang w:val="en-US" w:eastAsia="zh-CN"/>
          </w:rPr>
          <w:t>份</w:t>
        </w:r>
      </w:ins>
      <w:ins w:id="818" w:author="燕子的WPS" w:date="2024-12-05T10:37:28Z">
        <w:r>
          <w:rPr>
            <w:rFonts w:hint="eastAsia"/>
            <w:i w:val="0"/>
            <w:strike w:val="0"/>
            <w:spacing w:val="0"/>
            <w:u w:val="none"/>
            <w:lang w:val="en-US" w:eastAsia="zh-CN"/>
          </w:rPr>
          <w:t>。</w:t>
        </w:r>
      </w:ins>
      <w:ins w:id="819" w:author="燕子的WPS" w:date="2024-12-05T10:37:32Z">
        <w:r>
          <w:rPr>
            <w:rFonts w:hint="eastAsia"/>
            <w:i w:val="0"/>
            <w:strike w:val="0"/>
            <w:spacing w:val="0"/>
            <w:u w:val="none"/>
            <w:lang w:val="en-US" w:eastAsia="zh-CN"/>
          </w:rPr>
          <w:t>各</w:t>
        </w:r>
      </w:ins>
      <w:ins w:id="820" w:author="燕子的WPS" w:date="2024-12-05T10:37:33Z">
        <w:r>
          <w:rPr>
            <w:rFonts w:hint="eastAsia"/>
            <w:i w:val="0"/>
            <w:strike w:val="0"/>
            <w:spacing w:val="0"/>
            <w:u w:val="none"/>
            <w:lang w:val="en-US" w:eastAsia="zh-CN"/>
          </w:rPr>
          <w:t>协议</w:t>
        </w:r>
      </w:ins>
      <w:ins w:id="821" w:author="燕子的WPS" w:date="2024-12-05T10:37:36Z">
        <w:r>
          <w:rPr>
            <w:rFonts w:hint="eastAsia"/>
            <w:i w:val="0"/>
            <w:strike w:val="0"/>
            <w:spacing w:val="0"/>
            <w:u w:val="none"/>
            <w:lang w:val="en-US" w:eastAsia="zh-CN"/>
          </w:rPr>
          <w:t>文本</w:t>
        </w:r>
      </w:ins>
      <w:ins w:id="822" w:author="燕子的WPS" w:date="2024-12-05T10:37:38Z">
        <w:r>
          <w:rPr>
            <w:rFonts w:hint="eastAsia"/>
            <w:i w:val="0"/>
            <w:strike w:val="0"/>
            <w:spacing w:val="0"/>
            <w:u w:val="none"/>
            <w:lang w:val="en-US" w:eastAsia="zh-CN"/>
          </w:rPr>
          <w:t>具有</w:t>
        </w:r>
      </w:ins>
      <w:ins w:id="823" w:author="燕子的WPS" w:date="2024-12-05T10:37:40Z">
        <w:r>
          <w:rPr>
            <w:rFonts w:hint="eastAsia"/>
            <w:i w:val="0"/>
            <w:strike w:val="0"/>
            <w:spacing w:val="0"/>
            <w:u w:val="none"/>
            <w:lang w:val="en-US" w:eastAsia="zh-CN"/>
          </w:rPr>
          <w:t>同等</w:t>
        </w:r>
      </w:ins>
      <w:ins w:id="824" w:author="燕子的WPS" w:date="2024-12-05T10:37:42Z">
        <w:r>
          <w:rPr>
            <w:rFonts w:hint="eastAsia"/>
            <w:i w:val="0"/>
            <w:strike w:val="0"/>
            <w:spacing w:val="0"/>
            <w:u w:val="none"/>
            <w:lang w:val="en-US" w:eastAsia="zh-CN"/>
          </w:rPr>
          <w:t>法律</w:t>
        </w:r>
      </w:ins>
      <w:ins w:id="825" w:author="燕子的WPS" w:date="2024-12-05T10:37:43Z">
        <w:r>
          <w:rPr>
            <w:rFonts w:hint="eastAsia"/>
            <w:i w:val="0"/>
            <w:strike w:val="0"/>
            <w:spacing w:val="0"/>
            <w:u w:val="none"/>
            <w:lang w:val="en-US" w:eastAsia="zh-CN"/>
          </w:rPr>
          <w:t>效力</w:t>
        </w:r>
      </w:ins>
      <w:ins w:id="826" w:author="燕子的WPS" w:date="2024-12-05T10:37:44Z">
        <w:r>
          <w:rPr>
            <w:rFonts w:hint="eastAsia"/>
            <w:i w:val="0"/>
            <w:strike w:val="0"/>
            <w:spacing w:val="0"/>
            <w:u w:val="none"/>
            <w:lang w:val="en-US" w:eastAsia="zh-CN"/>
          </w:rPr>
          <w:t>。</w:t>
        </w:r>
      </w:ins>
    </w:p>
    <w:p w14:paraId="4BE02F15">
      <w:pPr>
        <w:snapToGrid/>
        <w:spacing w:line="360" w:lineRule="auto"/>
        <w:rPr>
          <w:ins w:id="828" w:author="燕子的WPS" w:date="2024-12-05T10:38:23Z"/>
          <w:rFonts w:hint="eastAsia"/>
          <w:i w:val="0"/>
          <w:strike w:val="0"/>
          <w:spacing w:val="0"/>
          <w:u w:val="none"/>
          <w:lang w:val="en-US" w:eastAsia="zh-CN"/>
        </w:rPr>
        <w:pPrChange w:id="827" w:author="燕子的WPS" w:date="2024-12-05T10:39:31Z">
          <w:pPr>
            <w:snapToGrid/>
            <w:spacing w:line="240" w:lineRule="auto"/>
          </w:pPr>
        </w:pPrChange>
      </w:pPr>
      <w:ins w:id="829" w:author="燕子的WPS" w:date="2024-12-05T10:38:00Z">
        <w:r>
          <w:rPr>
            <w:rFonts w:hint="eastAsia"/>
            <w:i w:val="0"/>
            <w:strike w:val="0"/>
            <w:spacing w:val="0"/>
            <w:u w:val="none"/>
            <w:lang w:val="en-US" w:eastAsia="zh-CN"/>
          </w:rPr>
          <w:t>14.</w:t>
        </w:r>
      </w:ins>
      <w:ins w:id="830" w:author="燕子的WPS" w:date="2024-12-05T10:38:01Z">
        <w:r>
          <w:rPr>
            <w:rFonts w:hint="eastAsia"/>
            <w:i w:val="0"/>
            <w:strike w:val="0"/>
            <w:spacing w:val="0"/>
            <w:u w:val="none"/>
            <w:lang w:val="en-US" w:eastAsia="zh-CN"/>
          </w:rPr>
          <w:t xml:space="preserve">3 </w:t>
        </w:r>
      </w:ins>
      <w:ins w:id="831" w:author="燕子的WPS" w:date="2024-12-05T10:38:06Z">
        <w:r>
          <w:rPr>
            <w:rFonts w:hint="eastAsia"/>
            <w:i w:val="0"/>
            <w:strike w:val="0"/>
            <w:spacing w:val="0"/>
            <w:u w:val="none"/>
            <w:lang w:val="en-US" w:eastAsia="zh-CN"/>
          </w:rPr>
          <w:t>本协议</w:t>
        </w:r>
      </w:ins>
      <w:ins w:id="832" w:author="燕子的WPS" w:date="2024-12-05T10:38:08Z">
        <w:r>
          <w:rPr>
            <w:rFonts w:hint="eastAsia"/>
            <w:i w:val="0"/>
            <w:strike w:val="0"/>
            <w:spacing w:val="0"/>
            <w:u w:val="none"/>
            <w:lang w:val="en-US" w:eastAsia="zh-CN"/>
          </w:rPr>
          <w:t>经</w:t>
        </w:r>
      </w:ins>
      <w:ins w:id="833" w:author="燕子的WPS" w:date="2024-12-05T10:38:10Z">
        <w:r>
          <w:rPr>
            <w:rFonts w:hint="eastAsia"/>
            <w:i w:val="0"/>
            <w:strike w:val="0"/>
            <w:spacing w:val="0"/>
            <w:u w:val="none"/>
            <w:lang w:val="en-US" w:eastAsia="zh-CN"/>
          </w:rPr>
          <w:t>各方</w:t>
        </w:r>
      </w:ins>
      <w:ins w:id="834" w:author="燕子的WPS" w:date="2024-12-05T10:38:14Z">
        <w:r>
          <w:rPr>
            <w:rFonts w:hint="eastAsia"/>
            <w:i w:val="0"/>
            <w:strike w:val="0"/>
            <w:spacing w:val="0"/>
            <w:u w:val="none"/>
            <w:lang w:val="en-US" w:eastAsia="zh-CN"/>
          </w:rPr>
          <w:t>签章</w:t>
        </w:r>
      </w:ins>
      <w:ins w:id="835" w:author="燕子的WPS" w:date="2024-12-05T10:38:16Z">
        <w:r>
          <w:rPr>
            <w:rFonts w:hint="eastAsia"/>
            <w:i w:val="0"/>
            <w:strike w:val="0"/>
            <w:spacing w:val="0"/>
            <w:u w:val="none"/>
            <w:lang w:val="en-US" w:eastAsia="zh-CN"/>
          </w:rPr>
          <w:t>后</w:t>
        </w:r>
      </w:ins>
      <w:ins w:id="836" w:author="燕子的WPS" w:date="2024-12-05T10:38:17Z">
        <w:r>
          <w:rPr>
            <w:rFonts w:hint="eastAsia"/>
            <w:i w:val="0"/>
            <w:strike w:val="0"/>
            <w:spacing w:val="0"/>
            <w:u w:val="none"/>
            <w:lang w:val="en-US" w:eastAsia="zh-CN"/>
          </w:rPr>
          <w:t>生效</w:t>
        </w:r>
      </w:ins>
      <w:ins w:id="837" w:author="燕子的WPS" w:date="2024-12-05T10:38:19Z">
        <w:r>
          <w:rPr>
            <w:rFonts w:hint="eastAsia"/>
            <w:i w:val="0"/>
            <w:strike w:val="0"/>
            <w:spacing w:val="0"/>
            <w:u w:val="none"/>
            <w:lang w:val="en-US" w:eastAsia="zh-CN"/>
          </w:rPr>
          <w:t>。</w:t>
        </w:r>
      </w:ins>
    </w:p>
    <w:p w14:paraId="5E17B19B">
      <w:pPr>
        <w:snapToGrid/>
        <w:spacing w:line="240" w:lineRule="auto"/>
        <w:rPr>
          <w:rFonts w:hint="eastAsia"/>
          <w:i w:val="0"/>
          <w:strike w:val="0"/>
          <w:spacing w:val="0"/>
          <w:u w:val="none"/>
          <w:lang w:val="en-US" w:eastAsia="zh-CN"/>
        </w:rPr>
      </w:pPr>
    </w:p>
    <w:p w14:paraId="243F48E1">
      <w:pPr>
        <w:snapToGrid/>
        <w:spacing w:line="240" w:lineRule="auto"/>
      </w:pPr>
      <w:r>
        <w:rPr>
          <w:b/>
          <w:i w:val="0"/>
          <w:strike w:val="0"/>
          <w:spacing w:val="0"/>
          <w:u w:val="none"/>
        </w:rPr>
        <w:t>（以下无正文</w:t>
      </w:r>
      <w:r>
        <w:rPr>
          <w:i w:val="0"/>
          <w:strike w:val="0"/>
          <w:spacing w:val="0"/>
          <w:u w:val="none"/>
        </w:rPr>
        <w:t>）</w:t>
      </w:r>
    </w:p>
    <w:p w14:paraId="0A9181E9">
      <w:pPr>
        <w:snapToGrid/>
        <w:spacing w:line="240" w:lineRule="auto"/>
      </w:pPr>
      <w:r>
        <w:rPr>
          <w:b/>
          <w:i w:val="0"/>
          <w:strike w:val="0"/>
          <w:spacing w:val="0"/>
          <w:u w:val="none"/>
        </w:rPr>
        <w:t>附件</w:t>
      </w:r>
      <w:r>
        <w:rPr>
          <w:i w:val="0"/>
          <w:strike w:val="0"/>
          <w:spacing w:val="0"/>
          <w:u w:val="none"/>
        </w:rPr>
        <w:t>：</w:t>
      </w:r>
    </w:p>
    <w:p w14:paraId="35FC7A36">
      <w:pPr>
        <w:snapToGrid/>
        <w:spacing w:line="240" w:lineRule="auto"/>
      </w:pPr>
      <w:r>
        <w:rPr>
          <w:i w:val="0"/>
          <w:strike w:val="0"/>
          <w:spacing w:val="0"/>
          <w:u w:val="none"/>
        </w:rPr>
        <w:t>1. 各方联系地址</w:t>
      </w:r>
    </w:p>
    <w:p w14:paraId="4FA09B7B">
      <w:pPr>
        <w:snapToGrid/>
        <w:spacing w:line="240" w:lineRule="auto"/>
      </w:pPr>
      <w:r>
        <w:rPr>
          <w:i w:val="0"/>
          <w:strike w:val="0"/>
          <w:spacing w:val="0"/>
          <w:u w:val="none"/>
        </w:rPr>
        <w:t>2. 承诺函</w:t>
      </w:r>
    </w:p>
    <w:p w14:paraId="71A33162">
      <w:pPr>
        <w:snapToGrid/>
        <w:spacing w:line="240" w:lineRule="auto"/>
        <w:rPr>
          <w:ins w:id="838" w:author="燕子的WPS" w:date="2024-12-05T10:43:51Z"/>
          <w:b/>
          <w:i w:val="0"/>
          <w:strike w:val="0"/>
          <w:spacing w:val="0"/>
          <w:u w:val="none"/>
        </w:rPr>
      </w:pPr>
    </w:p>
    <w:p w14:paraId="49F8EFEE">
      <w:pPr>
        <w:snapToGrid/>
        <w:spacing w:line="240" w:lineRule="auto"/>
      </w:pPr>
      <w:r>
        <w:rPr>
          <w:b/>
          <w:i w:val="0"/>
          <w:strike w:val="0"/>
          <w:spacing w:val="0"/>
          <w:u w:val="none"/>
        </w:rPr>
        <w:t>甲方（盖章）</w:t>
      </w:r>
    </w:p>
    <w:p w14:paraId="3780A0E5">
      <w:pPr>
        <w:snapToGrid/>
        <w:spacing w:line="240" w:lineRule="auto"/>
      </w:pPr>
      <w:r>
        <w:rPr>
          <w:b/>
          <w:i w:val="0"/>
          <w:strike w:val="0"/>
          <w:spacing w:val="0"/>
          <w:u w:val="none"/>
        </w:rPr>
        <w:t>日期</w:t>
      </w:r>
      <w:r>
        <w:rPr>
          <w:i w:val="0"/>
          <w:strike w:val="0"/>
          <w:spacing w:val="0"/>
          <w:u w:val="none"/>
        </w:rPr>
        <w:t>：</w:t>
      </w:r>
    </w:p>
    <w:p w14:paraId="04F876F2">
      <w:pPr>
        <w:snapToGrid/>
        <w:spacing w:line="240" w:lineRule="auto"/>
        <w:rPr>
          <w:ins w:id="839" w:author="燕子的WPS" w:date="2024-12-05T10:43:49Z"/>
          <w:b/>
          <w:i w:val="0"/>
          <w:strike w:val="0"/>
          <w:spacing w:val="0"/>
          <w:u w:val="none"/>
        </w:rPr>
      </w:pPr>
    </w:p>
    <w:p w14:paraId="6DB414B5">
      <w:pPr>
        <w:snapToGrid/>
        <w:spacing w:line="240" w:lineRule="auto"/>
        <w:rPr>
          <w:ins w:id="840" w:author="燕子的WPS" w:date="2024-12-05T10:44:11Z"/>
          <w:b/>
          <w:i w:val="0"/>
          <w:strike w:val="0"/>
          <w:spacing w:val="0"/>
          <w:u w:val="none"/>
        </w:rPr>
      </w:pPr>
    </w:p>
    <w:p w14:paraId="09A1A951">
      <w:pPr>
        <w:snapToGrid/>
        <w:spacing w:line="240" w:lineRule="auto"/>
      </w:pPr>
      <w:r>
        <w:rPr>
          <w:b/>
          <w:i w:val="0"/>
          <w:strike w:val="0"/>
          <w:spacing w:val="0"/>
          <w:u w:val="none"/>
        </w:rPr>
        <w:t>乙方（</w:t>
      </w:r>
      <w:ins w:id="841" w:author="燕子的WPS" w:date="2024-12-05T10:44:20Z">
        <w:r>
          <w:rPr>
            <w:b/>
            <w:i w:val="0"/>
            <w:strike w:val="0"/>
            <w:spacing w:val="0"/>
            <w:u w:val="none"/>
          </w:rPr>
          <w:t>盖章</w:t>
        </w:r>
      </w:ins>
      <w:del w:id="842" w:author="燕子的WPS" w:date="2024-12-05T10:44:20Z">
        <w:r>
          <w:rPr>
            <w:b/>
            <w:i w:val="0"/>
            <w:strike w:val="0"/>
            <w:spacing w:val="0"/>
            <w:u w:val="none"/>
          </w:rPr>
          <w:delText>签字并纳印</w:delText>
        </w:r>
      </w:del>
      <w:r>
        <w:rPr>
          <w:i w:val="0"/>
          <w:strike w:val="0"/>
          <w:spacing w:val="0"/>
          <w:u w:val="none"/>
        </w:rPr>
        <w:t>）</w:t>
      </w:r>
    </w:p>
    <w:p w14:paraId="16FE83E9">
      <w:pPr>
        <w:snapToGrid/>
        <w:spacing w:line="240" w:lineRule="auto"/>
      </w:pPr>
      <w:r>
        <w:rPr>
          <w:b/>
          <w:i w:val="0"/>
          <w:strike w:val="0"/>
          <w:spacing w:val="0"/>
          <w:u w:val="none"/>
        </w:rPr>
        <w:t>日期</w:t>
      </w:r>
      <w:r>
        <w:rPr>
          <w:i w:val="0"/>
          <w:strike w:val="0"/>
          <w:spacing w:val="0"/>
          <w:u w:val="none"/>
        </w:rPr>
        <w:t>：</w:t>
      </w:r>
    </w:p>
    <w:p w14:paraId="04EE3DAF"/>
    <w:sectPr>
      <w:pgSz w:w="11906" w:h="16838"/>
      <w:pgMar w:top="1440" w:right="1797" w:bottom="1440" w:left="1797"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4681634" w:date="2024-12-06T16:22:17Z" w:initials="">
    <w:p w14:paraId="7070BD9E">
      <w:pPr>
        <w:pStyle w:val="11"/>
        <w:rPr>
          <w:rFonts w:hint="default"/>
          <w:lang w:val="en-US" w:eastAsia="zh-CN"/>
        </w:rPr>
      </w:pPr>
      <w:r>
        <w:rPr>
          <w:rFonts w:hint="eastAsia"/>
          <w:lang w:val="en-US" w:eastAsia="zh-CN"/>
        </w:rPr>
        <w:t>多多云销就是SaaS，挺好住售前美化系统是多多云销产品功能之一。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70BD9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5E306ED"/>
    <w:multiLevelType w:val="multilevel"/>
    <w:tmpl w:val="B5E306E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BB6720D5"/>
    <w:multiLevelType w:val="singleLevel"/>
    <w:tmpl w:val="BB6720D5"/>
    <w:lvl w:ilvl="0" w:tentative="0">
      <w:start w:val="12"/>
      <w:numFmt w:val="chineseCounting"/>
      <w:suff w:val="space"/>
      <w:lvlText w:val="第%1条"/>
      <w:lvlJc w:val="left"/>
      <w:rPr>
        <w:rFonts w:hint="eastAsia"/>
      </w:rPr>
    </w:lvl>
  </w:abstractNum>
  <w:abstractNum w:abstractNumId="3">
    <w:nsid w:val="BF205925"/>
    <w:multiLevelType w:val="multilevel"/>
    <w:tmpl w:val="BF20592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4">
    <w:nsid w:val="CF092B84"/>
    <w:multiLevelType w:val="multilevel"/>
    <w:tmpl w:val="CF092B8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0053208E"/>
    <w:multiLevelType w:val="multilevel"/>
    <w:tmpl w:val="0053208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6">
    <w:nsid w:val="0248C179"/>
    <w:multiLevelType w:val="multilevel"/>
    <w:tmpl w:val="0248C17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7">
    <w:nsid w:val="03D62ECE"/>
    <w:multiLevelType w:val="multilevel"/>
    <w:tmpl w:val="03D62EC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8">
    <w:nsid w:val="25B654F3"/>
    <w:multiLevelType w:val="multilevel"/>
    <w:tmpl w:val="25B654F3"/>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9">
    <w:nsid w:val="59ADCABA"/>
    <w:multiLevelType w:val="multilevel"/>
    <w:tmpl w:val="59ADCABA"/>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0">
    <w:nsid w:val="72183CF9"/>
    <w:multiLevelType w:val="multilevel"/>
    <w:tmpl w:val="72183CF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5"/>
  </w:num>
  <w:num w:numId="2">
    <w:abstractNumId w:val="4"/>
  </w:num>
  <w:num w:numId="3">
    <w:abstractNumId w:val="9"/>
  </w:num>
  <w:num w:numId="4">
    <w:abstractNumId w:val="3"/>
  </w:num>
  <w:num w:numId="5">
    <w:abstractNumId w:val="1"/>
  </w:num>
  <w:num w:numId="6">
    <w:abstractNumId w:val="7"/>
  </w:num>
  <w:num w:numId="7">
    <w:abstractNumId w:val="8"/>
  </w:num>
  <w:num w:numId="8">
    <w:abstractNumId w:val="10"/>
  </w:num>
  <w:num w:numId="9">
    <w:abstractNumId w:val="6"/>
  </w:num>
  <w:num w:numId="10">
    <w:abstractNumId w:val="0"/>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燕子的WPS">
    <w15:presenceInfo w15:providerId="WPS Office" w15:userId="3895695149"/>
  </w15:person>
  <w15:person w15:author="WPS_1694681634">
    <w15:presenceInfo w15:providerId="WPS Office" w15:userId="29817753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trackRevisions w:val="1"/>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2C2A"/>
    <w:rsid w:val="0090731C"/>
    <w:rsid w:val="009E7FC9"/>
    <w:rsid w:val="00A85D95"/>
    <w:rsid w:val="00AB1D25"/>
    <w:rsid w:val="00AD3D80"/>
    <w:rsid w:val="00B727BA"/>
    <w:rsid w:val="00BE0D57"/>
    <w:rsid w:val="00E15234"/>
    <w:rsid w:val="00F50C8B"/>
    <w:rsid w:val="0136732D"/>
    <w:rsid w:val="013B4944"/>
    <w:rsid w:val="0167377C"/>
    <w:rsid w:val="018C3943"/>
    <w:rsid w:val="0194674A"/>
    <w:rsid w:val="01AA7D1B"/>
    <w:rsid w:val="0256755B"/>
    <w:rsid w:val="02693733"/>
    <w:rsid w:val="02D908B8"/>
    <w:rsid w:val="03011BBD"/>
    <w:rsid w:val="0388408C"/>
    <w:rsid w:val="03F51722"/>
    <w:rsid w:val="040008F8"/>
    <w:rsid w:val="04096F7B"/>
    <w:rsid w:val="043833BC"/>
    <w:rsid w:val="04455AD9"/>
    <w:rsid w:val="04BE5FB8"/>
    <w:rsid w:val="05065269"/>
    <w:rsid w:val="05740424"/>
    <w:rsid w:val="059565ED"/>
    <w:rsid w:val="05E8093A"/>
    <w:rsid w:val="05FD666C"/>
    <w:rsid w:val="0627193B"/>
    <w:rsid w:val="063858F6"/>
    <w:rsid w:val="065B7836"/>
    <w:rsid w:val="07011CC2"/>
    <w:rsid w:val="07416A2C"/>
    <w:rsid w:val="075229E7"/>
    <w:rsid w:val="07644792"/>
    <w:rsid w:val="07DB0C2F"/>
    <w:rsid w:val="09284798"/>
    <w:rsid w:val="095C7B4D"/>
    <w:rsid w:val="099948FD"/>
    <w:rsid w:val="09F61D50"/>
    <w:rsid w:val="0A173A74"/>
    <w:rsid w:val="0A3463D4"/>
    <w:rsid w:val="0B1701D0"/>
    <w:rsid w:val="0B3D575C"/>
    <w:rsid w:val="0B7D3DAB"/>
    <w:rsid w:val="0B923CFA"/>
    <w:rsid w:val="0BF70001"/>
    <w:rsid w:val="0C036A44"/>
    <w:rsid w:val="0C296682"/>
    <w:rsid w:val="0C776A4C"/>
    <w:rsid w:val="0CEF2A86"/>
    <w:rsid w:val="0D7448A4"/>
    <w:rsid w:val="0DAB2E51"/>
    <w:rsid w:val="0DB7651E"/>
    <w:rsid w:val="0EB65F51"/>
    <w:rsid w:val="0ED87C76"/>
    <w:rsid w:val="0ED939EE"/>
    <w:rsid w:val="0EF83E74"/>
    <w:rsid w:val="0F2B6FD9"/>
    <w:rsid w:val="0FF02D9D"/>
    <w:rsid w:val="0FF46D31"/>
    <w:rsid w:val="0FFC3E38"/>
    <w:rsid w:val="11496C09"/>
    <w:rsid w:val="11812847"/>
    <w:rsid w:val="1189130B"/>
    <w:rsid w:val="11C05DE5"/>
    <w:rsid w:val="125C471A"/>
    <w:rsid w:val="12863E8D"/>
    <w:rsid w:val="128B0687"/>
    <w:rsid w:val="12D001C8"/>
    <w:rsid w:val="132316DC"/>
    <w:rsid w:val="13387D85"/>
    <w:rsid w:val="134753CA"/>
    <w:rsid w:val="147E4E1C"/>
    <w:rsid w:val="14C021B2"/>
    <w:rsid w:val="14FC21E4"/>
    <w:rsid w:val="159B11C7"/>
    <w:rsid w:val="1618304E"/>
    <w:rsid w:val="1674297A"/>
    <w:rsid w:val="167C538B"/>
    <w:rsid w:val="1787048B"/>
    <w:rsid w:val="17E51656"/>
    <w:rsid w:val="17E56F60"/>
    <w:rsid w:val="17FF2717"/>
    <w:rsid w:val="183121A5"/>
    <w:rsid w:val="183C240D"/>
    <w:rsid w:val="188350F6"/>
    <w:rsid w:val="188624F1"/>
    <w:rsid w:val="18D45952"/>
    <w:rsid w:val="18F37855"/>
    <w:rsid w:val="192A5572"/>
    <w:rsid w:val="193957B5"/>
    <w:rsid w:val="194A79C2"/>
    <w:rsid w:val="1A6809D8"/>
    <w:rsid w:val="1A6E76E0"/>
    <w:rsid w:val="1A710F7F"/>
    <w:rsid w:val="1A872550"/>
    <w:rsid w:val="1AA24D9F"/>
    <w:rsid w:val="1B027E29"/>
    <w:rsid w:val="1B637C47"/>
    <w:rsid w:val="1B965141"/>
    <w:rsid w:val="1C1C2E37"/>
    <w:rsid w:val="1C2D5F02"/>
    <w:rsid w:val="1C9B0535"/>
    <w:rsid w:val="1CD73385"/>
    <w:rsid w:val="1CEC0D90"/>
    <w:rsid w:val="1D1C1676"/>
    <w:rsid w:val="1D81597C"/>
    <w:rsid w:val="1D8E4299"/>
    <w:rsid w:val="1D964781"/>
    <w:rsid w:val="1E164317"/>
    <w:rsid w:val="1E3649B9"/>
    <w:rsid w:val="1E472722"/>
    <w:rsid w:val="1E48649A"/>
    <w:rsid w:val="1E4946EC"/>
    <w:rsid w:val="1EA25BAA"/>
    <w:rsid w:val="1ED33FB6"/>
    <w:rsid w:val="1F72557D"/>
    <w:rsid w:val="20085EE1"/>
    <w:rsid w:val="208A2D9A"/>
    <w:rsid w:val="2100305C"/>
    <w:rsid w:val="217440F1"/>
    <w:rsid w:val="221548E5"/>
    <w:rsid w:val="223C1E72"/>
    <w:rsid w:val="22804455"/>
    <w:rsid w:val="23616034"/>
    <w:rsid w:val="239F090A"/>
    <w:rsid w:val="23DA7B95"/>
    <w:rsid w:val="23E32EED"/>
    <w:rsid w:val="240A724F"/>
    <w:rsid w:val="24174945"/>
    <w:rsid w:val="241C1F5B"/>
    <w:rsid w:val="244871F4"/>
    <w:rsid w:val="252B4B4C"/>
    <w:rsid w:val="254479BB"/>
    <w:rsid w:val="25473008"/>
    <w:rsid w:val="25585215"/>
    <w:rsid w:val="25A77F4A"/>
    <w:rsid w:val="25BA1A2C"/>
    <w:rsid w:val="25C4363B"/>
    <w:rsid w:val="25F27417"/>
    <w:rsid w:val="26597496"/>
    <w:rsid w:val="269E30FB"/>
    <w:rsid w:val="26BA1D23"/>
    <w:rsid w:val="26CD39E1"/>
    <w:rsid w:val="26E448E2"/>
    <w:rsid w:val="27483067"/>
    <w:rsid w:val="274A3283"/>
    <w:rsid w:val="27765E26"/>
    <w:rsid w:val="27910EB2"/>
    <w:rsid w:val="27F82CDF"/>
    <w:rsid w:val="27FBD2E2"/>
    <w:rsid w:val="28074CD0"/>
    <w:rsid w:val="28180C8B"/>
    <w:rsid w:val="28240813"/>
    <w:rsid w:val="286363AA"/>
    <w:rsid w:val="28DA2E89"/>
    <w:rsid w:val="29985503"/>
    <w:rsid w:val="29AC3D81"/>
    <w:rsid w:val="2A1F27A5"/>
    <w:rsid w:val="2A4254F9"/>
    <w:rsid w:val="2A506E02"/>
    <w:rsid w:val="2A88034A"/>
    <w:rsid w:val="2AC05D36"/>
    <w:rsid w:val="2B0F4FFA"/>
    <w:rsid w:val="2B6E5792"/>
    <w:rsid w:val="2B964513"/>
    <w:rsid w:val="2C580ED0"/>
    <w:rsid w:val="2C6170A5"/>
    <w:rsid w:val="2C625206"/>
    <w:rsid w:val="2CA90A4C"/>
    <w:rsid w:val="2CE54F10"/>
    <w:rsid w:val="2D185276"/>
    <w:rsid w:val="2D1F32F4"/>
    <w:rsid w:val="2D3664F8"/>
    <w:rsid w:val="2DC01BA9"/>
    <w:rsid w:val="2DD35D80"/>
    <w:rsid w:val="2EBA484A"/>
    <w:rsid w:val="2EC376D5"/>
    <w:rsid w:val="2F343226"/>
    <w:rsid w:val="30980BBB"/>
    <w:rsid w:val="30D00355"/>
    <w:rsid w:val="31B639EF"/>
    <w:rsid w:val="31C37EBA"/>
    <w:rsid w:val="323B4D81"/>
    <w:rsid w:val="327A2C6E"/>
    <w:rsid w:val="33093FF2"/>
    <w:rsid w:val="334119DE"/>
    <w:rsid w:val="34264730"/>
    <w:rsid w:val="343155AF"/>
    <w:rsid w:val="349D2C86"/>
    <w:rsid w:val="34B70380"/>
    <w:rsid w:val="34C75F13"/>
    <w:rsid w:val="34D35D7F"/>
    <w:rsid w:val="35D95EFE"/>
    <w:rsid w:val="35EF127D"/>
    <w:rsid w:val="360D3DFA"/>
    <w:rsid w:val="365B2DB7"/>
    <w:rsid w:val="372E04CB"/>
    <w:rsid w:val="38A10829"/>
    <w:rsid w:val="38F80D91"/>
    <w:rsid w:val="39131727"/>
    <w:rsid w:val="3A443B62"/>
    <w:rsid w:val="3A7B57D6"/>
    <w:rsid w:val="3AB6680E"/>
    <w:rsid w:val="3ACA22B9"/>
    <w:rsid w:val="3AE174A3"/>
    <w:rsid w:val="3B5D137F"/>
    <w:rsid w:val="3B9528C7"/>
    <w:rsid w:val="3BC46D08"/>
    <w:rsid w:val="3C017F5D"/>
    <w:rsid w:val="3C500906"/>
    <w:rsid w:val="3D2C2DB7"/>
    <w:rsid w:val="3D424389"/>
    <w:rsid w:val="3DE9514C"/>
    <w:rsid w:val="3DEB4A20"/>
    <w:rsid w:val="3DFA2EB5"/>
    <w:rsid w:val="3E0B0C1F"/>
    <w:rsid w:val="3E1A3557"/>
    <w:rsid w:val="3E3839DE"/>
    <w:rsid w:val="3E5E3444"/>
    <w:rsid w:val="3EE576C2"/>
    <w:rsid w:val="3EFB6EE5"/>
    <w:rsid w:val="3F340649"/>
    <w:rsid w:val="3F5E6C02"/>
    <w:rsid w:val="3F843ABE"/>
    <w:rsid w:val="3FD00372"/>
    <w:rsid w:val="3FFA719D"/>
    <w:rsid w:val="3FFC3D60"/>
    <w:rsid w:val="408E5B37"/>
    <w:rsid w:val="40984A25"/>
    <w:rsid w:val="41265D6F"/>
    <w:rsid w:val="41452699"/>
    <w:rsid w:val="42181B5C"/>
    <w:rsid w:val="42246753"/>
    <w:rsid w:val="4315253F"/>
    <w:rsid w:val="43446334"/>
    <w:rsid w:val="44254A04"/>
    <w:rsid w:val="44A84E71"/>
    <w:rsid w:val="45101210"/>
    <w:rsid w:val="454E183B"/>
    <w:rsid w:val="456F5F37"/>
    <w:rsid w:val="45CE7A34"/>
    <w:rsid w:val="4613720A"/>
    <w:rsid w:val="46160AA8"/>
    <w:rsid w:val="46993E8A"/>
    <w:rsid w:val="46D02A05"/>
    <w:rsid w:val="471D19C3"/>
    <w:rsid w:val="475950F1"/>
    <w:rsid w:val="47665118"/>
    <w:rsid w:val="47726590"/>
    <w:rsid w:val="477DCE1E"/>
    <w:rsid w:val="478C7274"/>
    <w:rsid w:val="48210506"/>
    <w:rsid w:val="48390A7E"/>
    <w:rsid w:val="484216E1"/>
    <w:rsid w:val="48951425"/>
    <w:rsid w:val="48AC2FFE"/>
    <w:rsid w:val="48BC5A6C"/>
    <w:rsid w:val="48CA7928"/>
    <w:rsid w:val="4921579A"/>
    <w:rsid w:val="493A2D00"/>
    <w:rsid w:val="496F0BFB"/>
    <w:rsid w:val="4993231B"/>
    <w:rsid w:val="49AB775A"/>
    <w:rsid w:val="49F7299F"/>
    <w:rsid w:val="4A286FFC"/>
    <w:rsid w:val="4A445F6B"/>
    <w:rsid w:val="4A6C6EE9"/>
    <w:rsid w:val="4B121E9B"/>
    <w:rsid w:val="4B4E2A92"/>
    <w:rsid w:val="4B840EE1"/>
    <w:rsid w:val="4BF63B42"/>
    <w:rsid w:val="4C72455F"/>
    <w:rsid w:val="4C8A7AFA"/>
    <w:rsid w:val="4C9E7102"/>
    <w:rsid w:val="4CA23096"/>
    <w:rsid w:val="4CCC1EC1"/>
    <w:rsid w:val="4D151ABA"/>
    <w:rsid w:val="4D186EB4"/>
    <w:rsid w:val="4D97427D"/>
    <w:rsid w:val="4DF06083"/>
    <w:rsid w:val="4DFF0074"/>
    <w:rsid w:val="4E255D2C"/>
    <w:rsid w:val="4E2D2E33"/>
    <w:rsid w:val="4EB946C7"/>
    <w:rsid w:val="4EF120B3"/>
    <w:rsid w:val="4F764366"/>
    <w:rsid w:val="4F9D7B44"/>
    <w:rsid w:val="4FA36773"/>
    <w:rsid w:val="4FAB400F"/>
    <w:rsid w:val="4FC43323"/>
    <w:rsid w:val="4FCB2904"/>
    <w:rsid w:val="4FF534DD"/>
    <w:rsid w:val="50416722"/>
    <w:rsid w:val="5051105B"/>
    <w:rsid w:val="50770396"/>
    <w:rsid w:val="50A82C45"/>
    <w:rsid w:val="50DE0415"/>
    <w:rsid w:val="50F33EC0"/>
    <w:rsid w:val="50FB4B23"/>
    <w:rsid w:val="51752B27"/>
    <w:rsid w:val="524B3888"/>
    <w:rsid w:val="525F7333"/>
    <w:rsid w:val="527F1798"/>
    <w:rsid w:val="53980D4F"/>
    <w:rsid w:val="54BB2F47"/>
    <w:rsid w:val="54BC281B"/>
    <w:rsid w:val="559D089E"/>
    <w:rsid w:val="55AA4D69"/>
    <w:rsid w:val="55CD4189"/>
    <w:rsid w:val="55FA184D"/>
    <w:rsid w:val="565A22EB"/>
    <w:rsid w:val="568D446F"/>
    <w:rsid w:val="569F41A2"/>
    <w:rsid w:val="56A143BE"/>
    <w:rsid w:val="56BC4D54"/>
    <w:rsid w:val="56F14533"/>
    <w:rsid w:val="572B1EDA"/>
    <w:rsid w:val="57362D58"/>
    <w:rsid w:val="573E1E21"/>
    <w:rsid w:val="57462870"/>
    <w:rsid w:val="57680A38"/>
    <w:rsid w:val="57E52089"/>
    <w:rsid w:val="580A1AEF"/>
    <w:rsid w:val="582E3A30"/>
    <w:rsid w:val="58346B6C"/>
    <w:rsid w:val="585A65D3"/>
    <w:rsid w:val="58607961"/>
    <w:rsid w:val="58A957AC"/>
    <w:rsid w:val="58DB5CCE"/>
    <w:rsid w:val="59875AED"/>
    <w:rsid w:val="59CC52AE"/>
    <w:rsid w:val="5A0D113D"/>
    <w:rsid w:val="5A3B2434"/>
    <w:rsid w:val="5A843DDB"/>
    <w:rsid w:val="5AF820D3"/>
    <w:rsid w:val="5B1F58B2"/>
    <w:rsid w:val="5B487E91"/>
    <w:rsid w:val="5BAC183B"/>
    <w:rsid w:val="5BE663CF"/>
    <w:rsid w:val="5BF22FC6"/>
    <w:rsid w:val="5BF25839"/>
    <w:rsid w:val="5C45759A"/>
    <w:rsid w:val="5C5163F3"/>
    <w:rsid w:val="5CF9550F"/>
    <w:rsid w:val="5DA30A1C"/>
    <w:rsid w:val="5DAD3649"/>
    <w:rsid w:val="5E7D301B"/>
    <w:rsid w:val="5EC0115A"/>
    <w:rsid w:val="5EFEBDE8"/>
    <w:rsid w:val="5F7A1C50"/>
    <w:rsid w:val="5F7D704B"/>
    <w:rsid w:val="5FA36AB1"/>
    <w:rsid w:val="5FD11E68"/>
    <w:rsid w:val="5FE13E42"/>
    <w:rsid w:val="60611E8C"/>
    <w:rsid w:val="6089214B"/>
    <w:rsid w:val="60AD570E"/>
    <w:rsid w:val="60D3786A"/>
    <w:rsid w:val="61096DE8"/>
    <w:rsid w:val="610A2B60"/>
    <w:rsid w:val="616B35FF"/>
    <w:rsid w:val="61720E31"/>
    <w:rsid w:val="618E553F"/>
    <w:rsid w:val="61EF2482"/>
    <w:rsid w:val="62053A53"/>
    <w:rsid w:val="62E0626E"/>
    <w:rsid w:val="62E23D94"/>
    <w:rsid w:val="6326572B"/>
    <w:rsid w:val="63895E96"/>
    <w:rsid w:val="63C27B64"/>
    <w:rsid w:val="63CE60C7"/>
    <w:rsid w:val="63FC0E86"/>
    <w:rsid w:val="6445282D"/>
    <w:rsid w:val="64917820"/>
    <w:rsid w:val="64AA08E2"/>
    <w:rsid w:val="65532D27"/>
    <w:rsid w:val="657D7DA4"/>
    <w:rsid w:val="6587477F"/>
    <w:rsid w:val="659B647C"/>
    <w:rsid w:val="65BF216B"/>
    <w:rsid w:val="65D35C16"/>
    <w:rsid w:val="65FE0EE5"/>
    <w:rsid w:val="660A5ADC"/>
    <w:rsid w:val="665B1D10"/>
    <w:rsid w:val="667C4500"/>
    <w:rsid w:val="668B64F1"/>
    <w:rsid w:val="66EC6F90"/>
    <w:rsid w:val="67672ABA"/>
    <w:rsid w:val="676A4358"/>
    <w:rsid w:val="6773145F"/>
    <w:rsid w:val="677D0530"/>
    <w:rsid w:val="678E44EB"/>
    <w:rsid w:val="67B57CA1"/>
    <w:rsid w:val="67D6379C"/>
    <w:rsid w:val="681A5D7E"/>
    <w:rsid w:val="683F7593"/>
    <w:rsid w:val="68CA2609"/>
    <w:rsid w:val="68CC1AED"/>
    <w:rsid w:val="68EC684D"/>
    <w:rsid w:val="690F51B7"/>
    <w:rsid w:val="695928D6"/>
    <w:rsid w:val="69855479"/>
    <w:rsid w:val="69A43B52"/>
    <w:rsid w:val="69BB0F42"/>
    <w:rsid w:val="69C23A40"/>
    <w:rsid w:val="6A386990"/>
    <w:rsid w:val="6A637494"/>
    <w:rsid w:val="6A9260A0"/>
    <w:rsid w:val="6A944BC7"/>
    <w:rsid w:val="6ABC2846"/>
    <w:rsid w:val="6B252A70"/>
    <w:rsid w:val="6B4E6CBD"/>
    <w:rsid w:val="6B680BAF"/>
    <w:rsid w:val="6BCF62E6"/>
    <w:rsid w:val="6CA36342"/>
    <w:rsid w:val="6CA9147F"/>
    <w:rsid w:val="6CD3A16D"/>
    <w:rsid w:val="6D535020"/>
    <w:rsid w:val="6D9C0FE4"/>
    <w:rsid w:val="6E4B4EE4"/>
    <w:rsid w:val="6E5F49A6"/>
    <w:rsid w:val="6E650847"/>
    <w:rsid w:val="6EB83BFB"/>
    <w:rsid w:val="6ED31AD4"/>
    <w:rsid w:val="6F92269E"/>
    <w:rsid w:val="6F946416"/>
    <w:rsid w:val="6FFF37D2"/>
    <w:rsid w:val="702F613F"/>
    <w:rsid w:val="70343755"/>
    <w:rsid w:val="70DE2EF1"/>
    <w:rsid w:val="710B2708"/>
    <w:rsid w:val="72192C03"/>
    <w:rsid w:val="727662A7"/>
    <w:rsid w:val="72802C82"/>
    <w:rsid w:val="728D50FC"/>
    <w:rsid w:val="729F6EEB"/>
    <w:rsid w:val="72F1592E"/>
    <w:rsid w:val="73245D03"/>
    <w:rsid w:val="73247A4D"/>
    <w:rsid w:val="732E26DE"/>
    <w:rsid w:val="733F6699"/>
    <w:rsid w:val="73465C7A"/>
    <w:rsid w:val="73AF7CC3"/>
    <w:rsid w:val="73F2195D"/>
    <w:rsid w:val="74C257D4"/>
    <w:rsid w:val="752C70F1"/>
    <w:rsid w:val="757A1C0A"/>
    <w:rsid w:val="762A7AD4"/>
    <w:rsid w:val="76BF646F"/>
    <w:rsid w:val="77000835"/>
    <w:rsid w:val="7706409E"/>
    <w:rsid w:val="7711659E"/>
    <w:rsid w:val="77550B81"/>
    <w:rsid w:val="775748F9"/>
    <w:rsid w:val="77935205"/>
    <w:rsid w:val="782F4F2E"/>
    <w:rsid w:val="78306EF8"/>
    <w:rsid w:val="791365FE"/>
    <w:rsid w:val="792627D5"/>
    <w:rsid w:val="799C2A97"/>
    <w:rsid w:val="7A684727"/>
    <w:rsid w:val="7A7C6425"/>
    <w:rsid w:val="7AA634A2"/>
    <w:rsid w:val="7AD16771"/>
    <w:rsid w:val="7B347120"/>
    <w:rsid w:val="7B865CB5"/>
    <w:rsid w:val="7BC13052"/>
    <w:rsid w:val="7BE44282"/>
    <w:rsid w:val="7C183F2B"/>
    <w:rsid w:val="7C1C1C6D"/>
    <w:rsid w:val="7C5F4108"/>
    <w:rsid w:val="7C961A20"/>
    <w:rsid w:val="7CAF4890"/>
    <w:rsid w:val="7CDB38D7"/>
    <w:rsid w:val="7D100D9A"/>
    <w:rsid w:val="7E10135E"/>
    <w:rsid w:val="7E3305D4"/>
    <w:rsid w:val="7E417769"/>
    <w:rsid w:val="7E993E55"/>
    <w:rsid w:val="7F79C282"/>
    <w:rsid w:val="7F7B6CAE"/>
    <w:rsid w:val="7FBF6DD0"/>
    <w:rsid w:val="7FC06DB4"/>
    <w:rsid w:val="7FCD17FE"/>
    <w:rsid w:val="7FD36AE7"/>
    <w:rsid w:val="7FD5285F"/>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toc 8"/>
    <w:basedOn w:val="1"/>
    <w:next w:val="1"/>
    <w:autoRedefine/>
    <w:qFormat/>
    <w:uiPriority w:val="99"/>
    <w:pPr>
      <w:ind w:left="2940" w:leftChars="1400"/>
    </w:pPr>
  </w:style>
  <w:style w:type="paragraph" w:styleId="13">
    <w:name w:val="footer"/>
    <w:basedOn w:val="1"/>
    <w:qFormat/>
    <w:uiPriority w:val="0"/>
    <w:pPr>
      <w:tabs>
        <w:tab w:val="center" w:pos="4153"/>
        <w:tab w:val="right" w:pos="8306"/>
      </w:tabs>
      <w:snapToGrid w:val="0"/>
      <w:jc w:val="center"/>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23"/>
    <w:qFormat/>
    <w:uiPriority w:val="0"/>
    <w:pPr>
      <w:jc w:val="center"/>
      <w:outlineLvl w:val="1"/>
    </w:pPr>
    <w:rPr>
      <w:rFonts w:cstheme="minorBidi"/>
      <w:b/>
      <w:bCs/>
      <w:kern w:val="28"/>
      <w:sz w:val="44"/>
      <w:szCs w:val="32"/>
    </w:rPr>
  </w:style>
  <w:style w:type="paragraph" w:styleId="16">
    <w:name w:val="Title"/>
    <w:basedOn w:val="1"/>
    <w:next w:val="1"/>
    <w:link w:val="21"/>
    <w:qFormat/>
    <w:uiPriority w:val="0"/>
    <w:pPr>
      <w:jc w:val="center"/>
      <w:outlineLvl w:val="0"/>
    </w:pPr>
    <w:rPr>
      <w:rFonts w:cstheme="majorBidi"/>
      <w:b/>
      <w:bCs/>
      <w:sz w:val="48"/>
      <w:szCs w:val="32"/>
    </w:rPr>
  </w:style>
  <w:style w:type="table" w:styleId="18">
    <w:name w:val="Table Grid"/>
    <w:basedOn w:val="17"/>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0">
    <w:name w:val="Hyperlink"/>
    <w:basedOn w:val="19"/>
    <w:qFormat/>
    <w:uiPriority w:val="0"/>
    <w:rPr>
      <w:color w:val="1E6FFF"/>
      <w:u w:val="single"/>
    </w:rPr>
  </w:style>
  <w:style w:type="character" w:customStyle="1" w:styleId="21">
    <w:name w:val="标题 字符"/>
    <w:basedOn w:val="19"/>
    <w:link w:val="16"/>
    <w:qFormat/>
    <w:uiPriority w:val="0"/>
    <w:rPr>
      <w:rFonts w:ascii="Arial" w:hAnsi="Arial" w:eastAsia="微软雅黑" w:cstheme="majorBidi"/>
      <w:b/>
      <w:bCs/>
      <w:kern w:val="2"/>
      <w:sz w:val="48"/>
      <w:szCs w:val="32"/>
    </w:rPr>
  </w:style>
  <w:style w:type="character" w:customStyle="1" w:styleId="22">
    <w:name w:val="melo-codeblock-Base-theme-char"/>
    <w:qFormat/>
    <w:uiPriority w:val="99"/>
    <w:rPr>
      <w:rFonts w:ascii="Monaco" w:hAnsi="Monaco" w:eastAsia="Monaco" w:cs="Monaco"/>
      <w:color w:val="000000"/>
      <w:sz w:val="21"/>
    </w:rPr>
  </w:style>
  <w:style w:type="character" w:customStyle="1" w:styleId="23">
    <w:name w:val="副标题 字符"/>
    <w:basedOn w:val="19"/>
    <w:link w:val="15"/>
    <w:qFormat/>
    <w:uiPriority w:val="0"/>
    <w:rPr>
      <w:rFonts w:ascii="Arial" w:hAnsi="Arial" w:eastAsia="微软雅黑" w:cstheme="minorBidi"/>
      <w:b/>
      <w:bCs/>
      <w:kern w:val="28"/>
      <w:sz w:val="44"/>
      <w:szCs w:val="32"/>
    </w:rPr>
  </w:style>
  <w:style w:type="paragraph" w:customStyle="1" w:styleId="24">
    <w:name w:val="melo-codeblock-Base-theme-para"/>
    <w:qFormat/>
    <w:uiPriority w:val="99"/>
    <w:pPr>
      <w:snapToGrid w:val="0"/>
      <w:spacing w:line="360" w:lineRule="auto"/>
    </w:pPr>
    <w:rPr>
      <w:rFonts w:ascii="Monaco" w:hAnsi="Monaco" w:eastAsia="Monaco" w:cs="Monaco"/>
      <w:color w:val="000000"/>
      <w:sz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3418</Words>
  <Characters>3606</Characters>
  <TotalTime>24</TotalTime>
  <ScaleCrop>false</ScaleCrop>
  <LinksUpToDate>false</LinksUpToDate>
  <CharactersWithSpaces>3675</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2024-12-02T12:53:00Z</dcterms:created>
  <dc:creator>塞小西</dc:creator>
  <cp:lastModifiedBy>WPS_1694681634</cp:lastModifiedBy>
  <dcterms:modified xsi:type="dcterms:W3CDTF">2024-12-06T08:24:27Z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D7E5995F4EF84F2AA8643383323BE2AE_13</vt:lpwstr>
  </property>
</Properties>
</file>